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c="http://schemas.openxmlformats.org/drawingml/2006/chart" mc:Ignorable="w14 w15 w16se w16cid w16 w16cex w16sdtdh wp14">
  <w:body>
    <w:tbl>
      <w:tblPr>
        <w:tblW w:w="10015" w:type="dxa"/>
        <w:tblInd w:w="-29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left w:w="70" w:type="dxa"/>
          <w:right w:w="70" w:type="dxa"/>
        </w:tblCellMar>
        <w:tblLook w:val="0000" w:firstRow="0" w:lastRow="0" w:firstColumn="0" w:lastColumn="0" w:noHBand="0" w:noVBand="0"/>
      </w:tblPr>
      <w:tblGrid>
        <w:gridCol w:w="3138"/>
        <w:gridCol w:w="2180"/>
        <w:gridCol w:w="2090"/>
        <w:gridCol w:w="2607"/>
      </w:tblGrid>
      <w:tr w:rsidR="00FA6307" w:rsidTr="047B9DA9" w14:paraId="0266B373" w14:textId="77777777">
        <w:trPr>
          <w:trHeight w:val="671"/>
        </w:trPr>
        <w:tc>
          <w:tcPr>
            <w:tcW w:w="10015" w:type="dxa"/>
            <w:gridSpan w:val="4"/>
            <w:tcBorders>
              <w:bottom w:val="single" w:color="auto" w:sz="12" w:space="0"/>
            </w:tcBorders>
            <w:tcMar/>
          </w:tcPr>
          <w:p w:rsidRPr="00834268" w:rsidR="00FA6307" w:rsidP="00FA6307" w:rsidRDefault="00511347" w14:paraId="7500A7C6" w14:textId="3732CC24">
            <w:pPr>
              <w:spacing w:before="120" w:after="120"/>
              <w:jc w:val="center"/>
              <w:rPr>
                <w:rFonts w:ascii="Arial" w:hAnsi="Arial" w:cs="Arial"/>
                <w:b/>
                <w:sz w:val="48"/>
                <w:szCs w:val="48"/>
              </w:rPr>
            </w:pPr>
            <w:r>
              <w:rPr>
                <w:rFonts w:ascii="Arial" w:hAnsi="Arial" w:cs="Arial"/>
                <w:b/>
                <w:sz w:val="48"/>
                <w:szCs w:val="48"/>
              </w:rPr>
              <w:t>Mitschrift</w:t>
            </w:r>
          </w:p>
          <w:p w:rsidRPr="00834268" w:rsidR="006B1564" w:rsidP="047B9DA9" w:rsidRDefault="001F44C6" w14:paraId="0E55889D" w14:textId="31BD5AA4">
            <w:pPr>
              <w:spacing w:before="120" w:after="120"/>
              <w:jc w:val="center"/>
              <w:rPr>
                <w:rFonts w:ascii="Arial" w:hAnsi="Arial" w:cs="Arial"/>
                <w:b w:val="1"/>
                <w:bCs w:val="1"/>
                <w:sz w:val="28"/>
                <w:szCs w:val="28"/>
              </w:rPr>
            </w:pPr>
            <w:r w:rsidRPr="047B9DA9" w:rsidR="001F44C6">
              <w:rPr>
                <w:rFonts w:ascii="Arial" w:hAnsi="Arial" w:cs="Arial"/>
                <w:b w:val="1"/>
                <w:bCs w:val="1"/>
                <w:sz w:val="28"/>
                <w:szCs w:val="28"/>
              </w:rPr>
              <w:t>ITPA – Informationstechnische Projekte</w:t>
            </w:r>
          </w:p>
        </w:tc>
      </w:tr>
      <w:tr w:rsidR="00FA6307" w:rsidTr="047B9DA9" w14:paraId="3AE59B66" w14:textId="77777777">
        <w:trPr>
          <w:trHeight w:val="893"/>
        </w:trPr>
        <w:tc>
          <w:tcPr>
            <w:tcW w:w="3138" w:type="dxa"/>
            <w:vMerge w:val="restart"/>
            <w:tcMar/>
            <w:vAlign w:val="center"/>
          </w:tcPr>
          <w:p w:rsidRPr="00046B66" w:rsidR="00FA6307" w:rsidP="00294DF8" w:rsidRDefault="00294DF8" w14:paraId="38FEF009" w14:textId="2F0CA983">
            <w:pPr>
              <w:spacing w:after="0"/>
              <w:jc w:val="center"/>
              <w:rPr>
                <w:rFonts w:ascii="Arial" w:hAnsi="Arial" w:cs="Arial"/>
                <w:b/>
                <w:sz w:val="28"/>
                <w:szCs w:val="28"/>
              </w:rPr>
            </w:pPr>
            <w:r>
              <w:rPr>
                <w:rFonts w:ascii="Arial" w:hAnsi="Arial" w:cs="Arial"/>
                <w:b/>
                <w:noProof/>
                <w:sz w:val="28"/>
                <w:szCs w:val="28"/>
                <w:lang w:val="de-DE" w:eastAsia="de-DE"/>
              </w:rPr>
              <w:drawing>
                <wp:inline distT="0" distB="0" distL="0" distR="0" wp14:anchorId="13CFC59C" wp14:editId="146C06D4">
                  <wp:extent cx="1739134" cy="66962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3063" cy="690384"/>
                          </a:xfrm>
                          <a:prstGeom prst="rect">
                            <a:avLst/>
                          </a:prstGeom>
                        </pic:spPr>
                      </pic:pic>
                    </a:graphicData>
                  </a:graphic>
                </wp:inline>
              </w:drawing>
            </w:r>
          </w:p>
        </w:tc>
        <w:tc>
          <w:tcPr>
            <w:tcW w:w="2180" w:type="dxa"/>
            <w:tcMar/>
          </w:tcPr>
          <w:p w:rsidR="00FA6307" w:rsidP="00FA6307" w:rsidRDefault="00FA6307" w14:paraId="274B5806" w14:textId="77777777">
            <w:pPr>
              <w:spacing w:before="120" w:after="0"/>
              <w:jc w:val="center"/>
              <w:rPr>
                <w:rFonts w:ascii="Arial" w:hAnsi="Arial" w:cs="Arial"/>
                <w:b/>
              </w:rPr>
            </w:pPr>
            <w:r>
              <w:rPr>
                <w:rFonts w:ascii="Arial" w:hAnsi="Arial" w:cs="Arial"/>
                <w:b/>
              </w:rPr>
              <w:t>Übungsdatum:</w:t>
            </w:r>
          </w:p>
          <w:p w:rsidR="00937A7F" w:rsidP="00FA6307" w:rsidRDefault="00655F2B" w14:paraId="78B9C9F4" w14:textId="0CE0A62A">
            <w:pPr>
              <w:spacing w:after="0"/>
              <w:jc w:val="center"/>
              <w:rPr>
                <w:rFonts w:ascii="Arial" w:hAnsi="Arial" w:cs="Arial"/>
              </w:rPr>
            </w:pPr>
            <w:r w:rsidRPr="047B9DA9" w:rsidR="00655F2B">
              <w:rPr>
                <w:rFonts w:ascii="Arial" w:hAnsi="Arial" w:cs="Arial"/>
              </w:rPr>
              <w:t xml:space="preserve">KW </w:t>
            </w:r>
            <w:r w:rsidRPr="047B9DA9" w:rsidR="002C2702">
              <w:rPr>
                <w:rFonts w:ascii="Arial" w:hAnsi="Arial" w:cs="Arial"/>
              </w:rPr>
              <w:t>36</w:t>
            </w:r>
            <w:r w:rsidRPr="047B9DA9" w:rsidR="006254D8">
              <w:rPr>
                <w:rFonts w:ascii="Arial" w:hAnsi="Arial" w:cs="Arial"/>
              </w:rPr>
              <w:t>/2021</w:t>
            </w:r>
            <w:r w:rsidRPr="047B9DA9" w:rsidR="00937A7F">
              <w:rPr>
                <w:rFonts w:ascii="Arial" w:hAnsi="Arial" w:cs="Arial"/>
              </w:rPr>
              <w:t xml:space="preserve"> – </w:t>
            </w:r>
          </w:p>
          <w:p w:rsidRPr="004B1B3B" w:rsidR="00FA6307" w:rsidP="00FA6307" w:rsidRDefault="006254D8" w14:paraId="107CA4FD" w14:textId="4E456B0C">
            <w:pPr>
              <w:spacing w:after="0"/>
              <w:jc w:val="center"/>
              <w:rPr>
                <w:rFonts w:ascii="Arial" w:hAnsi="Arial" w:cs="Arial"/>
              </w:rPr>
            </w:pPr>
            <w:r>
              <w:rPr>
                <w:rFonts w:ascii="Arial" w:hAnsi="Arial" w:cs="Arial"/>
              </w:rPr>
              <w:t>KW /2021</w:t>
            </w:r>
          </w:p>
        </w:tc>
        <w:tc>
          <w:tcPr>
            <w:tcW w:w="2090" w:type="dxa"/>
            <w:shd w:val="clear" w:color="auto" w:fill="auto"/>
            <w:tcMar/>
          </w:tcPr>
          <w:p w:rsidR="00FA6307" w:rsidP="00FA6307" w:rsidRDefault="00FA6307" w14:paraId="18D24A57" w14:textId="77777777">
            <w:pPr>
              <w:spacing w:before="120" w:after="0"/>
              <w:jc w:val="center"/>
              <w:rPr>
                <w:rFonts w:ascii="Arial" w:hAnsi="Arial" w:cs="Arial"/>
                <w:b/>
              </w:rPr>
            </w:pPr>
            <w:r>
              <w:rPr>
                <w:rFonts w:ascii="Arial" w:hAnsi="Arial" w:cs="Arial"/>
                <w:b/>
              </w:rPr>
              <w:t>Klasse:</w:t>
            </w:r>
          </w:p>
          <w:p w:rsidRPr="004B1B3B" w:rsidR="00FA6307" w:rsidP="00FA6307" w:rsidRDefault="008937D6" w14:paraId="567AA992" w14:textId="3C900265">
            <w:pPr>
              <w:spacing w:after="0"/>
              <w:jc w:val="center"/>
              <w:rPr>
                <w:rFonts w:ascii="Arial" w:hAnsi="Arial" w:cs="Arial"/>
              </w:rPr>
            </w:pPr>
            <w:r>
              <w:rPr>
                <w:rFonts w:ascii="Arial" w:hAnsi="Arial" w:cs="Arial"/>
              </w:rPr>
              <w:t>3</w:t>
            </w:r>
            <w:r w:rsidR="00E254BA">
              <w:rPr>
                <w:rFonts w:ascii="Arial" w:hAnsi="Arial" w:cs="Arial"/>
              </w:rPr>
              <w:t>AHIT</w:t>
            </w:r>
          </w:p>
        </w:tc>
        <w:tc>
          <w:tcPr>
            <w:tcW w:w="2607" w:type="dxa"/>
            <w:tcMar/>
          </w:tcPr>
          <w:p w:rsidRPr="004B1B3B" w:rsidR="00FA6307" w:rsidP="00443A55" w:rsidRDefault="00FA6307" w14:paraId="3AC82832" w14:textId="77777777">
            <w:pPr>
              <w:spacing w:before="120" w:after="0"/>
              <w:jc w:val="center"/>
              <w:rPr>
                <w:rFonts w:ascii="Arial" w:hAnsi="Arial" w:cs="Arial"/>
                <w:b/>
              </w:rPr>
            </w:pPr>
            <w:r w:rsidRPr="004B1B3B">
              <w:rPr>
                <w:rFonts w:ascii="Arial" w:hAnsi="Arial" w:cs="Arial"/>
                <w:b/>
              </w:rPr>
              <w:t>Name:</w:t>
            </w:r>
          </w:p>
          <w:p w:rsidRPr="004B1B3B" w:rsidR="00FA6307" w:rsidP="00443A55" w:rsidRDefault="00E254BA" w14:paraId="2BBADE0E" w14:textId="0F98403D">
            <w:pPr>
              <w:spacing w:after="0"/>
              <w:jc w:val="center"/>
              <w:rPr>
                <w:rFonts w:ascii="Arial" w:hAnsi="Arial" w:cs="Arial"/>
              </w:rPr>
            </w:pPr>
            <w:r>
              <w:rPr>
                <w:rFonts w:ascii="Arial" w:hAnsi="Arial" w:cs="Arial"/>
              </w:rPr>
              <w:t>Felix Schneider</w:t>
            </w:r>
          </w:p>
        </w:tc>
      </w:tr>
      <w:tr w:rsidR="00FA6307" w:rsidTr="047B9DA9" w14:paraId="32DC488C" w14:textId="77777777">
        <w:trPr>
          <w:trHeight w:val="892"/>
        </w:trPr>
        <w:tc>
          <w:tcPr>
            <w:tcW w:w="3138" w:type="dxa"/>
            <w:vMerge/>
            <w:tcMar/>
          </w:tcPr>
          <w:p w:rsidR="00FA6307" w:rsidP="00FA6307" w:rsidRDefault="00FA6307" w14:paraId="15876981" w14:textId="77777777">
            <w:pPr>
              <w:spacing w:after="0"/>
              <w:jc w:val="center"/>
              <w:rPr>
                <w:rFonts w:ascii="Arial" w:hAnsi="Arial" w:cs="Arial"/>
                <w:b/>
                <w:sz w:val="32"/>
                <w:szCs w:val="32"/>
              </w:rPr>
            </w:pPr>
          </w:p>
        </w:tc>
        <w:tc>
          <w:tcPr>
            <w:tcW w:w="2180" w:type="dxa"/>
            <w:tcMar/>
          </w:tcPr>
          <w:p w:rsidR="00FA6307" w:rsidP="00FA6307" w:rsidRDefault="00FA6307" w14:paraId="06E73E5A" w14:textId="77777777">
            <w:pPr>
              <w:spacing w:before="120" w:after="0"/>
              <w:jc w:val="center"/>
              <w:rPr>
                <w:rFonts w:ascii="Arial" w:hAnsi="Arial" w:cs="Arial"/>
                <w:b/>
              </w:rPr>
            </w:pPr>
            <w:r w:rsidRPr="004B1B3B">
              <w:rPr>
                <w:rFonts w:ascii="Arial" w:hAnsi="Arial" w:cs="Arial"/>
                <w:b/>
              </w:rPr>
              <w:t>Abgabedatum</w:t>
            </w:r>
            <w:r>
              <w:rPr>
                <w:rFonts w:ascii="Arial" w:hAnsi="Arial" w:cs="Arial"/>
                <w:b/>
              </w:rPr>
              <w:t>:</w:t>
            </w:r>
          </w:p>
          <w:p w:rsidRPr="004B1B3B" w:rsidR="00FA6307" w:rsidP="00FA6307" w:rsidRDefault="006B1564" w14:paraId="704FB6EB" w14:textId="6C333FB3">
            <w:pPr>
              <w:spacing w:after="0"/>
              <w:jc w:val="center"/>
              <w:rPr>
                <w:rFonts w:ascii="Arial" w:hAnsi="Arial" w:cs="Arial"/>
              </w:rPr>
            </w:pPr>
            <w:r>
              <w:rPr>
                <w:rFonts w:ascii="Arial" w:hAnsi="Arial" w:cs="Arial"/>
              </w:rPr>
              <w:t>dd.mm.yyyy</w:t>
            </w:r>
          </w:p>
        </w:tc>
        <w:tc>
          <w:tcPr>
            <w:tcW w:w="2090" w:type="dxa"/>
            <w:shd w:val="clear" w:color="auto" w:fill="auto"/>
            <w:tcMar/>
          </w:tcPr>
          <w:p w:rsidR="00FA6307" w:rsidP="00FA6307" w:rsidRDefault="00FA6307" w14:paraId="3D29465D" w14:textId="77777777">
            <w:pPr>
              <w:spacing w:before="120" w:after="0"/>
              <w:jc w:val="center"/>
              <w:rPr>
                <w:rFonts w:ascii="Arial" w:hAnsi="Arial" w:cs="Arial"/>
                <w:b/>
              </w:rPr>
            </w:pPr>
            <w:r>
              <w:rPr>
                <w:rFonts w:ascii="Arial" w:hAnsi="Arial" w:cs="Arial"/>
                <w:b/>
              </w:rPr>
              <w:t>Gruppe:</w:t>
            </w:r>
          </w:p>
          <w:p w:rsidRPr="004B1B3B" w:rsidR="00FA6307" w:rsidP="00FA6307" w:rsidRDefault="001F44C6" w14:paraId="737D3453" w14:textId="5BEFA42E">
            <w:pPr>
              <w:spacing w:after="0"/>
              <w:jc w:val="center"/>
              <w:rPr>
                <w:rFonts w:ascii="Arial" w:hAnsi="Arial" w:cs="Arial"/>
              </w:rPr>
            </w:pPr>
            <w:r w:rsidRPr="047B9DA9" w:rsidR="001F44C6">
              <w:rPr>
                <w:rFonts w:ascii="Arial" w:hAnsi="Arial" w:cs="Arial"/>
              </w:rPr>
              <w:t>ITPA</w:t>
            </w:r>
            <w:r w:rsidRPr="047B9DA9" w:rsidR="00705918">
              <w:rPr>
                <w:rFonts w:ascii="Arial" w:hAnsi="Arial" w:cs="Arial"/>
              </w:rPr>
              <w:t>_2</w:t>
            </w:r>
          </w:p>
        </w:tc>
        <w:tc>
          <w:tcPr>
            <w:tcW w:w="2607" w:type="dxa"/>
            <w:tcMar/>
          </w:tcPr>
          <w:p w:rsidRPr="00F465C2" w:rsidR="00FA6307" w:rsidP="00443A55" w:rsidRDefault="00F465C2" w14:paraId="254D4C7D" w14:textId="77777777">
            <w:pPr>
              <w:spacing w:before="120" w:after="0"/>
              <w:jc w:val="center"/>
              <w:rPr>
                <w:rFonts w:ascii="Arial" w:hAnsi="Arial" w:cs="Arial"/>
                <w:b/>
              </w:rPr>
            </w:pPr>
            <w:r w:rsidRPr="00F465C2">
              <w:rPr>
                <w:rFonts w:ascii="Arial" w:hAnsi="Arial" w:cs="Arial"/>
                <w:b/>
              </w:rPr>
              <w:t>Note:</w:t>
            </w:r>
          </w:p>
          <w:p w:rsidR="00F465C2" w:rsidP="00443A55" w:rsidRDefault="00F465C2" w14:paraId="217C2676" w14:textId="77777777">
            <w:pPr>
              <w:spacing w:after="0"/>
              <w:jc w:val="center"/>
              <w:rPr>
                <w:rFonts w:ascii="Arial" w:hAnsi="Arial" w:cs="Arial"/>
              </w:rPr>
            </w:pPr>
          </w:p>
        </w:tc>
      </w:tr>
      <w:tr w:rsidR="006B1564" w:rsidTr="047B9DA9" w14:paraId="4E3F4E91" w14:textId="77777777">
        <w:trPr>
          <w:trHeight w:val="992"/>
        </w:trPr>
        <w:tc>
          <w:tcPr>
            <w:tcW w:w="3138" w:type="dxa"/>
            <w:tcMar/>
          </w:tcPr>
          <w:p w:rsidRPr="004B1B3B" w:rsidR="006B1564" w:rsidP="00FA6307" w:rsidRDefault="006B1564" w14:paraId="47D7E7DE" w14:textId="77777777">
            <w:pPr>
              <w:spacing w:before="120" w:after="0"/>
              <w:rPr>
                <w:rFonts w:ascii="Arial" w:hAnsi="Arial" w:cs="Arial"/>
                <w:b/>
              </w:rPr>
            </w:pPr>
            <w:r w:rsidRPr="004B1B3B">
              <w:rPr>
                <w:rFonts w:ascii="Arial" w:hAnsi="Arial" w:cs="Arial"/>
                <w:b/>
              </w:rPr>
              <w:t>Leitung:</w:t>
            </w:r>
          </w:p>
          <w:p w:rsidRPr="004B1B3B" w:rsidR="006B1564" w:rsidP="00F465C2" w:rsidRDefault="00F34345" w14:paraId="40E714A7" w14:textId="532E443A">
            <w:pPr>
              <w:spacing w:after="0"/>
              <w:rPr>
                <w:rFonts w:ascii="Arial" w:hAnsi="Arial" w:cs="Arial"/>
              </w:rPr>
            </w:pPr>
            <w:r w:rsidRPr="047B9DA9" w:rsidR="00F34345">
              <w:rPr>
                <w:rFonts w:ascii="Arial" w:hAnsi="Arial" w:cs="Arial"/>
              </w:rPr>
              <w:t>Mag. KUBICKA Alfred</w:t>
            </w:r>
          </w:p>
        </w:tc>
        <w:tc>
          <w:tcPr>
            <w:tcW w:w="6877" w:type="dxa"/>
            <w:gridSpan w:val="3"/>
            <w:tcMar/>
          </w:tcPr>
          <w:p w:rsidRPr="004B1B3B" w:rsidR="006B1564" w:rsidP="000B20B9" w:rsidRDefault="006B1564" w14:paraId="13877279" w14:textId="222593C5">
            <w:pPr>
              <w:spacing w:before="120" w:after="0"/>
              <w:rPr>
                <w:rFonts w:ascii="Arial" w:hAnsi="Arial" w:cs="Arial"/>
              </w:rPr>
            </w:pPr>
            <w:r w:rsidRPr="047B9DA9" w:rsidR="006B1564">
              <w:rPr>
                <w:rFonts w:ascii="Arial" w:hAnsi="Arial" w:cs="Arial"/>
                <w:b w:val="1"/>
                <w:bCs w:val="1"/>
              </w:rPr>
              <w:t>Mitübende:</w:t>
            </w:r>
            <w:r>
              <w:br/>
            </w:r>
            <w:r w:rsidRPr="047B9DA9" w:rsidR="000B20B9">
              <w:rPr>
                <w:rFonts w:ascii="Arial" w:hAnsi="Arial" w:cs="Arial"/>
                <w:color w:val="333333"/>
                <w:sz w:val="20"/>
                <w:szCs w:val="20"/>
              </w:rPr>
              <w:t>-</w:t>
            </w:r>
          </w:p>
        </w:tc>
      </w:tr>
      <w:tr w:rsidR="00FA6307" w:rsidTr="047B9DA9" w14:paraId="79B2DBF0" w14:textId="77777777">
        <w:trPr>
          <w:trHeight w:val="671"/>
        </w:trPr>
        <w:tc>
          <w:tcPr>
            <w:tcW w:w="10015" w:type="dxa"/>
            <w:gridSpan w:val="4"/>
            <w:tcBorders>
              <w:bottom w:val="single" w:color="auto" w:sz="12" w:space="0"/>
            </w:tcBorders>
            <w:tcMar/>
          </w:tcPr>
          <w:p w:rsidR="00FA6307" w:rsidP="00FA6307" w:rsidRDefault="00FA6307" w14:paraId="64973750" w14:textId="77777777">
            <w:pPr>
              <w:spacing w:before="120" w:after="120"/>
              <w:rPr>
                <w:rFonts w:ascii="Arial" w:hAnsi="Arial" w:cs="Arial"/>
                <w:sz w:val="32"/>
                <w:szCs w:val="32"/>
              </w:rPr>
            </w:pPr>
            <w:r w:rsidRPr="004B1B3B">
              <w:rPr>
                <w:rFonts w:ascii="Arial" w:hAnsi="Arial" w:cs="Arial"/>
                <w:b/>
                <w:sz w:val="32"/>
                <w:szCs w:val="32"/>
              </w:rPr>
              <w:t>Übungsbezeichnung</w:t>
            </w:r>
            <w:r w:rsidRPr="00EC4521">
              <w:rPr>
                <w:rFonts w:ascii="Arial" w:hAnsi="Arial" w:cs="Arial"/>
                <w:sz w:val="32"/>
                <w:szCs w:val="32"/>
              </w:rPr>
              <w:t>:</w:t>
            </w:r>
          </w:p>
          <w:p w:rsidR="00174D1B" w:rsidP="00174D1B" w:rsidRDefault="00174D1B" w14:paraId="67BC125A" w14:textId="77777777">
            <w:pPr>
              <w:spacing w:before="120" w:after="120"/>
              <w:jc w:val="center"/>
              <w:rPr>
                <w:rFonts w:ascii="Arial" w:hAnsi="Arial" w:cs="Arial"/>
                <w:sz w:val="32"/>
                <w:szCs w:val="32"/>
              </w:rPr>
            </w:pPr>
          </w:p>
          <w:p w:rsidR="00174D1B" w:rsidP="00174D1B" w:rsidRDefault="00FD5BF5" w14:paraId="0C5FB94E" w14:textId="77777777">
            <w:pPr>
              <w:spacing w:before="120" w:after="120"/>
              <w:jc w:val="center"/>
              <w:rPr>
                <w:rFonts w:ascii="Arial" w:hAnsi="Arial" w:cs="Arial"/>
                <w:sz w:val="32"/>
                <w:szCs w:val="32"/>
              </w:rPr>
            </w:pPr>
            <w:r w:rsidRPr="047B9DA9" w:rsidR="00FD5BF5">
              <w:rPr>
                <w:rFonts w:ascii="Arial" w:hAnsi="Arial" w:cs="Arial"/>
                <w:sz w:val="32"/>
                <w:szCs w:val="32"/>
              </w:rPr>
              <w:t>Mitschrift</w:t>
            </w:r>
          </w:p>
          <w:p w:rsidR="00174D1B" w:rsidP="00174D1B" w:rsidRDefault="00D57CBA" w14:paraId="1831F2B9" w14:textId="05998069">
            <w:pPr>
              <w:spacing w:before="120" w:after="120"/>
              <w:jc w:val="center"/>
              <w:rPr>
                <w:del w:author="Schneider Felix Christian" w:date="2021-09-28T07:30:00Z" w:id="11"/>
                <w:rFonts w:ascii="Arial" w:hAnsi="Arial" w:cs="Arial"/>
                <w:sz w:val="32"/>
                <w:szCs w:val="32"/>
              </w:rPr>
            </w:pPr>
            <w:del w:author="Schneider Felix Christian" w:date="2021-09-28T07:30:00Z" w:id="12">
              <w:r>
                <w:rPr>
                  <w:rFonts w:ascii="Arial" w:hAnsi="Arial" w:cs="Arial"/>
                  <w:sz w:val="32"/>
                  <w:szCs w:val="32"/>
                </w:rPr>
                <w:delText>Aussagenkräftigte Bezeichnung</w:delText>
              </w:r>
            </w:del>
          </w:p>
          <w:p w:rsidRPr="00EC4521" w:rsidR="00174D1B" w:rsidP="00FA6307" w:rsidRDefault="00174D1B" w14:paraId="6DB5FCDF" w14:textId="5913B86E">
            <w:pPr>
              <w:spacing w:before="120" w:after="120"/>
              <w:rPr>
                <w:rFonts w:ascii="Arial" w:hAnsi="Arial" w:cs="Arial"/>
                <w:sz w:val="32"/>
                <w:szCs w:val="32"/>
              </w:rPr>
            </w:pPr>
          </w:p>
        </w:tc>
      </w:tr>
    </w:tbl>
    <w:p w:rsidR="00443A55" w:rsidRDefault="00443A55" w14:paraId="71367005" w14:textId="77777777">
      <w:pPr>
        <w:sectPr w:rsidR="00443A55" w:rsidSect="00443A55">
          <w:footerReference w:type="default" r:id="rId12"/>
          <w:footerReference w:type="first" r:id="rId13"/>
          <w:pgSz w:w="11906" w:h="16838" w:orient="portrait"/>
          <w:pgMar w:top="851" w:right="1417" w:bottom="993" w:left="1417" w:header="708" w:footer="708" w:gutter="0"/>
          <w:cols w:space="708"/>
          <w:docGrid w:linePitch="360"/>
        </w:sectPr>
      </w:pPr>
    </w:p>
    <w:p w:rsidRPr="00F465C2" w:rsidR="00F465C2" w:rsidP="00F465C2" w:rsidRDefault="00F465C2" w14:paraId="50745B6A" w14:textId="77777777">
      <w:pPr>
        <w:rPr>
          <w:b/>
          <w:u w:val="single"/>
        </w:rPr>
      </w:pPr>
      <w:r w:rsidRPr="00F465C2">
        <w:rPr>
          <w:b/>
          <w:u w:val="single"/>
        </w:rPr>
        <w:t>Inhaltsverzeichnis:</w:t>
      </w:r>
    </w:p>
    <w:p w:rsidR="0063562F" w:rsidRDefault="00F465C2" w14:paraId="62D90C9F" w14:textId="394034A0">
      <w:pPr>
        <w:pStyle w:val="Verzeichnis1"/>
        <w:tabs>
          <w:tab w:val="left" w:pos="440"/>
          <w:tab w:val="right" w:leader="dot" w:pos="9062"/>
        </w:tabs>
        <w:rPr>
          <w:rFonts w:eastAsiaTheme="minorEastAsia"/>
          <w:noProof/>
          <w:lang w:val="de-DE" w:eastAsia="de-DE"/>
        </w:rPr>
      </w:pPr>
      <w:r>
        <w:fldChar w:fldCharType="begin"/>
      </w:r>
      <w:r>
        <w:instrText xml:space="preserve"> TOC \o "1-4" \h \z \u </w:instrText>
      </w:r>
      <w:r>
        <w:fldChar w:fldCharType="separate"/>
      </w:r>
      <w:hyperlink w:history="1" w:anchor="_Toc85471045">
        <w:r w:rsidRPr="005A5931" w:rsidR="0063562F">
          <w:rPr>
            <w:rStyle w:val="Hyperlink"/>
            <w:noProof/>
          </w:rPr>
          <w:t>1</w:t>
        </w:r>
        <w:r w:rsidR="0063562F">
          <w:rPr>
            <w:rFonts w:eastAsiaTheme="minorEastAsia"/>
            <w:noProof/>
            <w:lang w:val="de-DE" w:eastAsia="de-DE"/>
          </w:rPr>
          <w:tab/>
        </w:r>
        <w:r w:rsidRPr="005A5931" w:rsidR="0063562F">
          <w:rPr>
            <w:rStyle w:val="Hyperlink"/>
            <w:noProof/>
          </w:rPr>
          <w:t>Theoretische Grundlagen</w:t>
        </w:r>
        <w:r w:rsidR="0063562F">
          <w:rPr>
            <w:noProof/>
            <w:webHidden/>
          </w:rPr>
          <w:tab/>
        </w:r>
        <w:r w:rsidR="0063562F">
          <w:rPr>
            <w:noProof/>
            <w:webHidden/>
          </w:rPr>
          <w:fldChar w:fldCharType="begin"/>
        </w:r>
        <w:r w:rsidR="0063562F">
          <w:rPr>
            <w:noProof/>
            <w:webHidden/>
          </w:rPr>
          <w:instrText xml:space="preserve"> PAGEREF _Toc85471045 \h </w:instrText>
        </w:r>
        <w:r w:rsidR="0063562F">
          <w:rPr>
            <w:noProof/>
            <w:webHidden/>
          </w:rPr>
        </w:r>
        <w:r w:rsidR="0063562F">
          <w:rPr>
            <w:noProof/>
            <w:webHidden/>
          </w:rPr>
          <w:fldChar w:fldCharType="separate"/>
        </w:r>
        <w:r w:rsidR="0063562F">
          <w:rPr>
            <w:noProof/>
            <w:webHidden/>
          </w:rPr>
          <w:t>3</w:t>
        </w:r>
        <w:r w:rsidR="0063562F">
          <w:rPr>
            <w:noProof/>
            <w:webHidden/>
          </w:rPr>
          <w:fldChar w:fldCharType="end"/>
        </w:r>
      </w:hyperlink>
    </w:p>
    <w:p w:rsidR="0063562F" w:rsidRDefault="00B54346" w14:paraId="3BC624A7" w14:textId="7AACD000">
      <w:pPr>
        <w:pStyle w:val="Verzeichnis2"/>
        <w:tabs>
          <w:tab w:val="left" w:pos="880"/>
          <w:tab w:val="right" w:leader="dot" w:pos="9062"/>
        </w:tabs>
        <w:rPr>
          <w:rFonts w:eastAsiaTheme="minorEastAsia"/>
          <w:noProof/>
          <w:lang w:val="de-DE" w:eastAsia="de-DE"/>
        </w:rPr>
      </w:pPr>
      <w:hyperlink w:history="1" w:anchor="_Toc85471046">
        <w:r w:rsidRPr="005A5931" w:rsidR="0063562F">
          <w:rPr>
            <w:rStyle w:val="Hyperlink"/>
            <w:noProof/>
          </w:rPr>
          <w:t>1.1</w:t>
        </w:r>
        <w:r w:rsidR="0063562F">
          <w:rPr>
            <w:rFonts w:eastAsiaTheme="minorEastAsia"/>
            <w:noProof/>
            <w:lang w:val="de-DE" w:eastAsia="de-DE"/>
          </w:rPr>
          <w:tab/>
        </w:r>
        <w:r w:rsidRPr="005A5931" w:rsidR="0063562F">
          <w:rPr>
            <w:rStyle w:val="Hyperlink"/>
            <w:noProof/>
          </w:rPr>
          <w:t>Organisationsstruktur eines Unternehmens</w:t>
        </w:r>
        <w:r w:rsidR="0063562F">
          <w:rPr>
            <w:noProof/>
            <w:webHidden/>
          </w:rPr>
          <w:tab/>
        </w:r>
        <w:r w:rsidR="0063562F">
          <w:rPr>
            <w:noProof/>
            <w:webHidden/>
          </w:rPr>
          <w:fldChar w:fldCharType="begin"/>
        </w:r>
        <w:r w:rsidR="0063562F">
          <w:rPr>
            <w:noProof/>
            <w:webHidden/>
          </w:rPr>
          <w:instrText xml:space="preserve"> PAGEREF _Toc85471046 \h </w:instrText>
        </w:r>
        <w:r w:rsidR="0063562F">
          <w:rPr>
            <w:noProof/>
            <w:webHidden/>
          </w:rPr>
        </w:r>
        <w:r w:rsidR="0063562F">
          <w:rPr>
            <w:noProof/>
            <w:webHidden/>
          </w:rPr>
          <w:fldChar w:fldCharType="separate"/>
        </w:r>
        <w:r w:rsidR="0063562F">
          <w:rPr>
            <w:noProof/>
            <w:webHidden/>
          </w:rPr>
          <w:t>3</w:t>
        </w:r>
        <w:r w:rsidR="0063562F">
          <w:rPr>
            <w:noProof/>
            <w:webHidden/>
          </w:rPr>
          <w:fldChar w:fldCharType="end"/>
        </w:r>
      </w:hyperlink>
    </w:p>
    <w:p w:rsidR="0063562F" w:rsidRDefault="00B54346" w14:paraId="3B78DBEE" w14:textId="556224C3">
      <w:pPr>
        <w:pStyle w:val="Verzeichnis2"/>
        <w:tabs>
          <w:tab w:val="left" w:pos="880"/>
          <w:tab w:val="right" w:leader="dot" w:pos="9062"/>
        </w:tabs>
        <w:rPr>
          <w:rFonts w:eastAsiaTheme="minorEastAsia"/>
          <w:noProof/>
          <w:lang w:val="de-DE" w:eastAsia="de-DE"/>
        </w:rPr>
      </w:pPr>
      <w:hyperlink w:history="1" w:anchor="_Toc85471047">
        <w:r w:rsidRPr="005A5931" w:rsidR="0063562F">
          <w:rPr>
            <w:rStyle w:val="Hyperlink"/>
            <w:noProof/>
          </w:rPr>
          <w:t>1.2</w:t>
        </w:r>
        <w:r w:rsidR="0063562F">
          <w:rPr>
            <w:rFonts w:eastAsiaTheme="minorEastAsia"/>
            <w:noProof/>
            <w:lang w:val="de-DE" w:eastAsia="de-DE"/>
          </w:rPr>
          <w:tab/>
        </w:r>
        <w:r w:rsidRPr="005A5931" w:rsidR="0063562F">
          <w:rPr>
            <w:rStyle w:val="Hyperlink"/>
            <w:noProof/>
          </w:rPr>
          <w:t>Liniensysteme</w:t>
        </w:r>
        <w:r w:rsidR="0063562F">
          <w:rPr>
            <w:noProof/>
            <w:webHidden/>
          </w:rPr>
          <w:tab/>
        </w:r>
        <w:r w:rsidR="0063562F">
          <w:rPr>
            <w:noProof/>
            <w:webHidden/>
          </w:rPr>
          <w:fldChar w:fldCharType="begin"/>
        </w:r>
        <w:r w:rsidR="0063562F">
          <w:rPr>
            <w:noProof/>
            <w:webHidden/>
          </w:rPr>
          <w:instrText xml:space="preserve"> PAGEREF _Toc85471047 \h </w:instrText>
        </w:r>
        <w:r w:rsidR="0063562F">
          <w:rPr>
            <w:noProof/>
            <w:webHidden/>
          </w:rPr>
        </w:r>
        <w:r w:rsidR="0063562F">
          <w:rPr>
            <w:noProof/>
            <w:webHidden/>
          </w:rPr>
          <w:fldChar w:fldCharType="separate"/>
        </w:r>
        <w:r w:rsidR="0063562F">
          <w:rPr>
            <w:noProof/>
            <w:webHidden/>
          </w:rPr>
          <w:t>4</w:t>
        </w:r>
        <w:r w:rsidR="0063562F">
          <w:rPr>
            <w:noProof/>
            <w:webHidden/>
          </w:rPr>
          <w:fldChar w:fldCharType="end"/>
        </w:r>
      </w:hyperlink>
    </w:p>
    <w:p w:rsidR="0063562F" w:rsidRDefault="00B54346" w14:paraId="269A1B52" w14:textId="18E9536C">
      <w:pPr>
        <w:pStyle w:val="Verzeichnis3"/>
        <w:tabs>
          <w:tab w:val="left" w:pos="1320"/>
          <w:tab w:val="right" w:leader="dot" w:pos="9062"/>
        </w:tabs>
        <w:rPr>
          <w:rFonts w:eastAsiaTheme="minorEastAsia"/>
          <w:noProof/>
          <w:lang w:val="de-DE" w:eastAsia="de-DE"/>
        </w:rPr>
      </w:pPr>
      <w:hyperlink w:history="1" w:anchor="_Toc85471048">
        <w:r w:rsidRPr="005A5931" w:rsidR="0063562F">
          <w:rPr>
            <w:rStyle w:val="Hyperlink"/>
            <w:noProof/>
          </w:rPr>
          <w:t>1.2.1</w:t>
        </w:r>
        <w:r w:rsidR="0063562F">
          <w:rPr>
            <w:rFonts w:eastAsiaTheme="minorEastAsia"/>
            <w:noProof/>
            <w:lang w:val="de-DE" w:eastAsia="de-DE"/>
          </w:rPr>
          <w:tab/>
        </w:r>
        <w:r w:rsidRPr="005A5931" w:rsidR="0063562F">
          <w:rPr>
            <w:rStyle w:val="Hyperlink"/>
            <w:noProof/>
          </w:rPr>
          <w:t>Einliniensystem</w:t>
        </w:r>
        <w:r w:rsidR="0063562F">
          <w:rPr>
            <w:noProof/>
            <w:webHidden/>
          </w:rPr>
          <w:tab/>
        </w:r>
        <w:r w:rsidR="0063562F">
          <w:rPr>
            <w:noProof/>
            <w:webHidden/>
          </w:rPr>
          <w:fldChar w:fldCharType="begin"/>
        </w:r>
        <w:r w:rsidR="0063562F">
          <w:rPr>
            <w:noProof/>
            <w:webHidden/>
          </w:rPr>
          <w:instrText xml:space="preserve"> PAGEREF _Toc85471048 \h </w:instrText>
        </w:r>
        <w:r w:rsidR="0063562F">
          <w:rPr>
            <w:noProof/>
            <w:webHidden/>
          </w:rPr>
        </w:r>
        <w:r w:rsidR="0063562F">
          <w:rPr>
            <w:noProof/>
            <w:webHidden/>
          </w:rPr>
          <w:fldChar w:fldCharType="separate"/>
        </w:r>
        <w:r w:rsidR="0063562F">
          <w:rPr>
            <w:noProof/>
            <w:webHidden/>
          </w:rPr>
          <w:t>4</w:t>
        </w:r>
        <w:r w:rsidR="0063562F">
          <w:rPr>
            <w:noProof/>
            <w:webHidden/>
          </w:rPr>
          <w:fldChar w:fldCharType="end"/>
        </w:r>
      </w:hyperlink>
    </w:p>
    <w:p w:rsidR="0063562F" w:rsidRDefault="00B54346" w14:paraId="0116D4D0" w14:textId="11CD7F09">
      <w:pPr>
        <w:pStyle w:val="Verzeichnis3"/>
        <w:tabs>
          <w:tab w:val="left" w:pos="1320"/>
          <w:tab w:val="right" w:leader="dot" w:pos="9062"/>
        </w:tabs>
        <w:rPr>
          <w:rFonts w:eastAsiaTheme="minorEastAsia"/>
          <w:noProof/>
          <w:lang w:val="de-DE" w:eastAsia="de-DE"/>
        </w:rPr>
      </w:pPr>
      <w:hyperlink w:history="1" w:anchor="_Toc85471049">
        <w:r w:rsidRPr="005A5931" w:rsidR="0063562F">
          <w:rPr>
            <w:rStyle w:val="Hyperlink"/>
            <w:noProof/>
          </w:rPr>
          <w:t>1.2.2</w:t>
        </w:r>
        <w:r w:rsidR="0063562F">
          <w:rPr>
            <w:rFonts w:eastAsiaTheme="minorEastAsia"/>
            <w:noProof/>
            <w:lang w:val="de-DE" w:eastAsia="de-DE"/>
          </w:rPr>
          <w:tab/>
        </w:r>
        <w:r w:rsidRPr="005A5931" w:rsidR="0063562F">
          <w:rPr>
            <w:rStyle w:val="Hyperlink"/>
            <w:noProof/>
          </w:rPr>
          <w:t>Mehrliniensystem</w:t>
        </w:r>
        <w:r w:rsidR="0063562F">
          <w:rPr>
            <w:noProof/>
            <w:webHidden/>
          </w:rPr>
          <w:tab/>
        </w:r>
        <w:r w:rsidR="0063562F">
          <w:rPr>
            <w:noProof/>
            <w:webHidden/>
          </w:rPr>
          <w:fldChar w:fldCharType="begin"/>
        </w:r>
        <w:r w:rsidR="0063562F">
          <w:rPr>
            <w:noProof/>
            <w:webHidden/>
          </w:rPr>
          <w:instrText xml:space="preserve"> PAGEREF _Toc85471049 \h </w:instrText>
        </w:r>
        <w:r w:rsidR="0063562F">
          <w:rPr>
            <w:noProof/>
            <w:webHidden/>
          </w:rPr>
        </w:r>
        <w:r w:rsidR="0063562F">
          <w:rPr>
            <w:noProof/>
            <w:webHidden/>
          </w:rPr>
          <w:fldChar w:fldCharType="separate"/>
        </w:r>
        <w:r w:rsidR="0063562F">
          <w:rPr>
            <w:noProof/>
            <w:webHidden/>
          </w:rPr>
          <w:t>4</w:t>
        </w:r>
        <w:r w:rsidR="0063562F">
          <w:rPr>
            <w:noProof/>
            <w:webHidden/>
          </w:rPr>
          <w:fldChar w:fldCharType="end"/>
        </w:r>
      </w:hyperlink>
    </w:p>
    <w:p w:rsidR="0063562F" w:rsidRDefault="00B54346" w14:paraId="63EECFA1" w14:textId="01F6480C">
      <w:pPr>
        <w:pStyle w:val="Verzeichnis3"/>
        <w:tabs>
          <w:tab w:val="left" w:pos="1320"/>
          <w:tab w:val="right" w:leader="dot" w:pos="9062"/>
        </w:tabs>
        <w:rPr>
          <w:rFonts w:eastAsiaTheme="minorEastAsia"/>
          <w:noProof/>
          <w:lang w:val="de-DE" w:eastAsia="de-DE"/>
        </w:rPr>
      </w:pPr>
      <w:hyperlink w:history="1" w:anchor="_Toc85471050">
        <w:r w:rsidRPr="005A5931" w:rsidR="0063562F">
          <w:rPr>
            <w:rStyle w:val="Hyperlink"/>
            <w:noProof/>
          </w:rPr>
          <w:t>1.2.3</w:t>
        </w:r>
        <w:r w:rsidR="0063562F">
          <w:rPr>
            <w:rFonts w:eastAsiaTheme="minorEastAsia"/>
            <w:noProof/>
            <w:lang w:val="de-DE" w:eastAsia="de-DE"/>
          </w:rPr>
          <w:tab/>
        </w:r>
        <w:r w:rsidRPr="005A5931" w:rsidR="0063562F">
          <w:rPr>
            <w:rStyle w:val="Hyperlink"/>
            <w:noProof/>
          </w:rPr>
          <w:t>Stabliniensystem</w:t>
        </w:r>
        <w:r w:rsidR="0063562F">
          <w:rPr>
            <w:noProof/>
            <w:webHidden/>
          </w:rPr>
          <w:tab/>
        </w:r>
        <w:r w:rsidR="0063562F">
          <w:rPr>
            <w:noProof/>
            <w:webHidden/>
          </w:rPr>
          <w:fldChar w:fldCharType="begin"/>
        </w:r>
        <w:r w:rsidR="0063562F">
          <w:rPr>
            <w:noProof/>
            <w:webHidden/>
          </w:rPr>
          <w:instrText xml:space="preserve"> PAGEREF _Toc85471050 \h </w:instrText>
        </w:r>
        <w:r w:rsidR="0063562F">
          <w:rPr>
            <w:noProof/>
            <w:webHidden/>
          </w:rPr>
        </w:r>
        <w:r w:rsidR="0063562F">
          <w:rPr>
            <w:noProof/>
            <w:webHidden/>
          </w:rPr>
          <w:fldChar w:fldCharType="separate"/>
        </w:r>
        <w:r w:rsidR="0063562F">
          <w:rPr>
            <w:noProof/>
            <w:webHidden/>
          </w:rPr>
          <w:t>4</w:t>
        </w:r>
        <w:r w:rsidR="0063562F">
          <w:rPr>
            <w:noProof/>
            <w:webHidden/>
          </w:rPr>
          <w:fldChar w:fldCharType="end"/>
        </w:r>
      </w:hyperlink>
    </w:p>
    <w:p w:rsidR="0063562F" w:rsidRDefault="00B54346" w14:paraId="5BA049CD" w14:textId="63AD099F">
      <w:pPr>
        <w:pStyle w:val="Verzeichnis3"/>
        <w:tabs>
          <w:tab w:val="left" w:pos="1320"/>
          <w:tab w:val="right" w:leader="dot" w:pos="9062"/>
        </w:tabs>
        <w:rPr>
          <w:rFonts w:eastAsiaTheme="minorEastAsia"/>
          <w:noProof/>
          <w:lang w:val="de-DE" w:eastAsia="de-DE"/>
        </w:rPr>
      </w:pPr>
      <w:hyperlink w:history="1" w:anchor="_Toc85471051">
        <w:r w:rsidRPr="005A5931" w:rsidR="0063562F">
          <w:rPr>
            <w:rStyle w:val="Hyperlink"/>
            <w:noProof/>
          </w:rPr>
          <w:t>1.2.4</w:t>
        </w:r>
        <w:r w:rsidR="0063562F">
          <w:rPr>
            <w:rFonts w:eastAsiaTheme="minorEastAsia"/>
            <w:noProof/>
            <w:lang w:val="de-DE" w:eastAsia="de-DE"/>
          </w:rPr>
          <w:tab/>
        </w:r>
        <w:r w:rsidRPr="005A5931" w:rsidR="0063562F">
          <w:rPr>
            <w:rStyle w:val="Hyperlink"/>
            <w:noProof/>
          </w:rPr>
          <w:t>Matrixorganisation</w:t>
        </w:r>
        <w:r w:rsidR="0063562F">
          <w:rPr>
            <w:noProof/>
            <w:webHidden/>
          </w:rPr>
          <w:tab/>
        </w:r>
        <w:r w:rsidR="0063562F">
          <w:rPr>
            <w:noProof/>
            <w:webHidden/>
          </w:rPr>
          <w:fldChar w:fldCharType="begin"/>
        </w:r>
        <w:r w:rsidR="0063562F">
          <w:rPr>
            <w:noProof/>
            <w:webHidden/>
          </w:rPr>
          <w:instrText xml:space="preserve"> PAGEREF _Toc85471051 \h </w:instrText>
        </w:r>
        <w:r w:rsidR="0063562F">
          <w:rPr>
            <w:noProof/>
            <w:webHidden/>
          </w:rPr>
        </w:r>
        <w:r w:rsidR="0063562F">
          <w:rPr>
            <w:noProof/>
            <w:webHidden/>
          </w:rPr>
          <w:fldChar w:fldCharType="separate"/>
        </w:r>
        <w:r w:rsidR="0063562F">
          <w:rPr>
            <w:noProof/>
            <w:webHidden/>
          </w:rPr>
          <w:t>5</w:t>
        </w:r>
        <w:r w:rsidR="0063562F">
          <w:rPr>
            <w:noProof/>
            <w:webHidden/>
          </w:rPr>
          <w:fldChar w:fldCharType="end"/>
        </w:r>
      </w:hyperlink>
    </w:p>
    <w:p w:rsidR="0063562F" w:rsidRDefault="00B54346" w14:paraId="2F3C1B82" w14:textId="4C13EBD0">
      <w:pPr>
        <w:pStyle w:val="Verzeichnis3"/>
        <w:tabs>
          <w:tab w:val="left" w:pos="1320"/>
          <w:tab w:val="right" w:leader="dot" w:pos="9062"/>
        </w:tabs>
        <w:rPr>
          <w:rFonts w:eastAsiaTheme="minorEastAsia"/>
          <w:noProof/>
          <w:lang w:val="de-DE" w:eastAsia="de-DE"/>
        </w:rPr>
      </w:pPr>
      <w:hyperlink w:history="1" w:anchor="_Toc85471052">
        <w:r w:rsidRPr="005A5931" w:rsidR="0063562F">
          <w:rPr>
            <w:rStyle w:val="Hyperlink"/>
            <w:noProof/>
          </w:rPr>
          <w:t>1.2.5</w:t>
        </w:r>
        <w:r w:rsidR="0063562F">
          <w:rPr>
            <w:rFonts w:eastAsiaTheme="minorEastAsia"/>
            <w:noProof/>
            <w:lang w:val="de-DE" w:eastAsia="de-DE"/>
          </w:rPr>
          <w:tab/>
        </w:r>
        <w:r w:rsidRPr="005A5931" w:rsidR="0063562F">
          <w:rPr>
            <w:rStyle w:val="Hyperlink"/>
            <w:noProof/>
          </w:rPr>
          <w:t>Liniensysteme nach divisionaler Gliederung</w:t>
        </w:r>
        <w:r w:rsidR="0063562F">
          <w:rPr>
            <w:noProof/>
            <w:webHidden/>
          </w:rPr>
          <w:tab/>
        </w:r>
        <w:r w:rsidR="0063562F">
          <w:rPr>
            <w:noProof/>
            <w:webHidden/>
          </w:rPr>
          <w:fldChar w:fldCharType="begin"/>
        </w:r>
        <w:r w:rsidR="0063562F">
          <w:rPr>
            <w:noProof/>
            <w:webHidden/>
          </w:rPr>
          <w:instrText xml:space="preserve"> PAGEREF _Toc85471052 \h </w:instrText>
        </w:r>
        <w:r w:rsidR="0063562F">
          <w:rPr>
            <w:noProof/>
            <w:webHidden/>
          </w:rPr>
        </w:r>
        <w:r w:rsidR="0063562F">
          <w:rPr>
            <w:noProof/>
            <w:webHidden/>
          </w:rPr>
          <w:fldChar w:fldCharType="separate"/>
        </w:r>
        <w:r w:rsidR="0063562F">
          <w:rPr>
            <w:noProof/>
            <w:webHidden/>
          </w:rPr>
          <w:t>6</w:t>
        </w:r>
        <w:r w:rsidR="0063562F">
          <w:rPr>
            <w:noProof/>
            <w:webHidden/>
          </w:rPr>
          <w:fldChar w:fldCharType="end"/>
        </w:r>
      </w:hyperlink>
    </w:p>
    <w:p w:rsidR="0063562F" w:rsidRDefault="00B54346" w14:paraId="2FF8227E" w14:textId="2C8FDC2F">
      <w:pPr>
        <w:pStyle w:val="Verzeichnis3"/>
        <w:tabs>
          <w:tab w:val="left" w:pos="1320"/>
          <w:tab w:val="right" w:leader="dot" w:pos="9062"/>
        </w:tabs>
        <w:rPr>
          <w:rFonts w:eastAsiaTheme="minorEastAsia"/>
          <w:noProof/>
          <w:lang w:val="de-DE" w:eastAsia="de-DE"/>
        </w:rPr>
      </w:pPr>
      <w:hyperlink w:history="1" w:anchor="_Toc85471053">
        <w:r w:rsidRPr="005A5931" w:rsidR="0063562F">
          <w:rPr>
            <w:rStyle w:val="Hyperlink"/>
            <w:noProof/>
          </w:rPr>
          <w:t>1.2.6</w:t>
        </w:r>
        <w:r w:rsidR="0063562F">
          <w:rPr>
            <w:rFonts w:eastAsiaTheme="minorEastAsia"/>
            <w:noProof/>
            <w:lang w:val="de-DE" w:eastAsia="de-DE"/>
          </w:rPr>
          <w:tab/>
        </w:r>
        <w:r w:rsidRPr="005A5931" w:rsidR="0063562F">
          <w:rPr>
            <w:rStyle w:val="Hyperlink"/>
            <w:noProof/>
          </w:rPr>
          <w:t>Einliniensystem nach funktionaler Gliederung</w:t>
        </w:r>
        <w:r w:rsidR="0063562F">
          <w:rPr>
            <w:noProof/>
            <w:webHidden/>
          </w:rPr>
          <w:tab/>
        </w:r>
        <w:r w:rsidR="0063562F">
          <w:rPr>
            <w:noProof/>
            <w:webHidden/>
          </w:rPr>
          <w:fldChar w:fldCharType="begin"/>
        </w:r>
        <w:r w:rsidR="0063562F">
          <w:rPr>
            <w:noProof/>
            <w:webHidden/>
          </w:rPr>
          <w:instrText xml:space="preserve"> PAGEREF _Toc85471053 \h </w:instrText>
        </w:r>
        <w:r w:rsidR="0063562F">
          <w:rPr>
            <w:noProof/>
            <w:webHidden/>
          </w:rPr>
        </w:r>
        <w:r w:rsidR="0063562F">
          <w:rPr>
            <w:noProof/>
            <w:webHidden/>
          </w:rPr>
          <w:fldChar w:fldCharType="separate"/>
        </w:r>
        <w:r w:rsidR="0063562F">
          <w:rPr>
            <w:noProof/>
            <w:webHidden/>
          </w:rPr>
          <w:t>7</w:t>
        </w:r>
        <w:r w:rsidR="0063562F">
          <w:rPr>
            <w:noProof/>
            <w:webHidden/>
          </w:rPr>
          <w:fldChar w:fldCharType="end"/>
        </w:r>
      </w:hyperlink>
    </w:p>
    <w:p w:rsidR="0063562F" w:rsidRDefault="00B54346" w14:paraId="5D501490" w14:textId="315A4051">
      <w:pPr>
        <w:pStyle w:val="Verzeichnis2"/>
        <w:tabs>
          <w:tab w:val="left" w:pos="880"/>
          <w:tab w:val="right" w:leader="dot" w:pos="9062"/>
        </w:tabs>
        <w:rPr>
          <w:rFonts w:eastAsiaTheme="minorEastAsia"/>
          <w:noProof/>
          <w:lang w:val="de-DE" w:eastAsia="de-DE"/>
        </w:rPr>
      </w:pPr>
      <w:hyperlink w:history="1" w:anchor="_Toc85471054">
        <w:r w:rsidRPr="005A5931" w:rsidR="0063562F">
          <w:rPr>
            <w:rStyle w:val="Hyperlink"/>
            <w:noProof/>
          </w:rPr>
          <w:t>1.3</w:t>
        </w:r>
        <w:r w:rsidR="0063562F">
          <w:rPr>
            <w:rFonts w:eastAsiaTheme="minorEastAsia"/>
            <w:noProof/>
            <w:lang w:val="de-DE" w:eastAsia="de-DE"/>
          </w:rPr>
          <w:tab/>
        </w:r>
        <w:r w:rsidRPr="005A5931" w:rsidR="0063562F">
          <w:rPr>
            <w:rStyle w:val="Hyperlink"/>
            <w:noProof/>
          </w:rPr>
          <w:t>Kosten / Verkaufspreis</w:t>
        </w:r>
        <w:r w:rsidR="0063562F">
          <w:rPr>
            <w:noProof/>
            <w:webHidden/>
          </w:rPr>
          <w:tab/>
        </w:r>
        <w:r w:rsidR="0063562F">
          <w:rPr>
            <w:noProof/>
            <w:webHidden/>
          </w:rPr>
          <w:fldChar w:fldCharType="begin"/>
        </w:r>
        <w:r w:rsidR="0063562F">
          <w:rPr>
            <w:noProof/>
            <w:webHidden/>
          </w:rPr>
          <w:instrText xml:space="preserve"> PAGEREF _Toc85471054 \h </w:instrText>
        </w:r>
        <w:r w:rsidR="0063562F">
          <w:rPr>
            <w:noProof/>
            <w:webHidden/>
          </w:rPr>
        </w:r>
        <w:r w:rsidR="0063562F">
          <w:rPr>
            <w:noProof/>
            <w:webHidden/>
          </w:rPr>
          <w:fldChar w:fldCharType="separate"/>
        </w:r>
        <w:r w:rsidR="0063562F">
          <w:rPr>
            <w:noProof/>
            <w:webHidden/>
          </w:rPr>
          <w:t>8</w:t>
        </w:r>
        <w:r w:rsidR="0063562F">
          <w:rPr>
            <w:noProof/>
            <w:webHidden/>
          </w:rPr>
          <w:fldChar w:fldCharType="end"/>
        </w:r>
      </w:hyperlink>
    </w:p>
    <w:p w:rsidR="0063562F" w:rsidRDefault="00B54346" w14:paraId="6431BB84" w14:textId="46FD032F">
      <w:pPr>
        <w:pStyle w:val="Verzeichnis3"/>
        <w:tabs>
          <w:tab w:val="left" w:pos="1320"/>
          <w:tab w:val="right" w:leader="dot" w:pos="9062"/>
        </w:tabs>
        <w:rPr>
          <w:rFonts w:eastAsiaTheme="minorEastAsia"/>
          <w:noProof/>
          <w:lang w:val="de-DE" w:eastAsia="de-DE"/>
        </w:rPr>
      </w:pPr>
      <w:hyperlink w:history="1" w:anchor="_Toc85471055">
        <w:r w:rsidRPr="005A5931" w:rsidR="0063562F">
          <w:rPr>
            <w:rStyle w:val="Hyperlink"/>
            <w:noProof/>
          </w:rPr>
          <w:t>1.3.1</w:t>
        </w:r>
        <w:r w:rsidR="0063562F">
          <w:rPr>
            <w:rFonts w:eastAsiaTheme="minorEastAsia"/>
            <w:noProof/>
            <w:lang w:val="de-DE" w:eastAsia="de-DE"/>
          </w:rPr>
          <w:tab/>
        </w:r>
        <w:r w:rsidRPr="005A5931" w:rsidR="0063562F">
          <w:rPr>
            <w:rStyle w:val="Hyperlink"/>
            <w:noProof/>
          </w:rPr>
          <w:t>Einzelkosten</w:t>
        </w:r>
        <w:r w:rsidR="0063562F">
          <w:rPr>
            <w:noProof/>
            <w:webHidden/>
          </w:rPr>
          <w:tab/>
        </w:r>
        <w:r w:rsidR="0063562F">
          <w:rPr>
            <w:noProof/>
            <w:webHidden/>
          </w:rPr>
          <w:fldChar w:fldCharType="begin"/>
        </w:r>
        <w:r w:rsidR="0063562F">
          <w:rPr>
            <w:noProof/>
            <w:webHidden/>
          </w:rPr>
          <w:instrText xml:space="preserve"> PAGEREF _Toc85471055 \h </w:instrText>
        </w:r>
        <w:r w:rsidR="0063562F">
          <w:rPr>
            <w:noProof/>
            <w:webHidden/>
          </w:rPr>
        </w:r>
        <w:r w:rsidR="0063562F">
          <w:rPr>
            <w:noProof/>
            <w:webHidden/>
          </w:rPr>
          <w:fldChar w:fldCharType="separate"/>
        </w:r>
        <w:r w:rsidR="0063562F">
          <w:rPr>
            <w:noProof/>
            <w:webHidden/>
          </w:rPr>
          <w:t>8</w:t>
        </w:r>
        <w:r w:rsidR="0063562F">
          <w:rPr>
            <w:noProof/>
            <w:webHidden/>
          </w:rPr>
          <w:fldChar w:fldCharType="end"/>
        </w:r>
      </w:hyperlink>
    </w:p>
    <w:p w:rsidR="0063562F" w:rsidRDefault="00B54346" w14:paraId="62F3A3AC" w14:textId="108F0741">
      <w:pPr>
        <w:pStyle w:val="Verzeichnis3"/>
        <w:tabs>
          <w:tab w:val="left" w:pos="1320"/>
          <w:tab w:val="right" w:leader="dot" w:pos="9062"/>
        </w:tabs>
        <w:rPr>
          <w:rFonts w:eastAsiaTheme="minorEastAsia"/>
          <w:noProof/>
          <w:lang w:val="de-DE" w:eastAsia="de-DE"/>
        </w:rPr>
      </w:pPr>
      <w:hyperlink w:history="1" w:anchor="_Toc85471056">
        <w:r w:rsidRPr="005A5931" w:rsidR="0063562F">
          <w:rPr>
            <w:rStyle w:val="Hyperlink"/>
            <w:noProof/>
          </w:rPr>
          <w:t>1.3.2</w:t>
        </w:r>
        <w:r w:rsidR="0063562F">
          <w:rPr>
            <w:rFonts w:eastAsiaTheme="minorEastAsia"/>
            <w:noProof/>
            <w:lang w:val="de-DE" w:eastAsia="de-DE"/>
          </w:rPr>
          <w:tab/>
        </w:r>
        <w:r w:rsidRPr="005A5931" w:rsidR="0063562F">
          <w:rPr>
            <w:rStyle w:val="Hyperlink"/>
            <w:noProof/>
          </w:rPr>
          <w:t>Gemeinkosten</w:t>
        </w:r>
        <w:r w:rsidR="0063562F">
          <w:rPr>
            <w:noProof/>
            <w:webHidden/>
          </w:rPr>
          <w:tab/>
        </w:r>
        <w:r w:rsidR="0063562F">
          <w:rPr>
            <w:noProof/>
            <w:webHidden/>
          </w:rPr>
          <w:fldChar w:fldCharType="begin"/>
        </w:r>
        <w:r w:rsidR="0063562F">
          <w:rPr>
            <w:noProof/>
            <w:webHidden/>
          </w:rPr>
          <w:instrText xml:space="preserve"> PAGEREF _Toc85471056 \h </w:instrText>
        </w:r>
        <w:r w:rsidR="0063562F">
          <w:rPr>
            <w:noProof/>
            <w:webHidden/>
          </w:rPr>
        </w:r>
        <w:r w:rsidR="0063562F">
          <w:rPr>
            <w:noProof/>
            <w:webHidden/>
          </w:rPr>
          <w:fldChar w:fldCharType="separate"/>
        </w:r>
        <w:r w:rsidR="0063562F">
          <w:rPr>
            <w:noProof/>
            <w:webHidden/>
          </w:rPr>
          <w:t>8</w:t>
        </w:r>
        <w:r w:rsidR="0063562F">
          <w:rPr>
            <w:noProof/>
            <w:webHidden/>
          </w:rPr>
          <w:fldChar w:fldCharType="end"/>
        </w:r>
      </w:hyperlink>
    </w:p>
    <w:p w:rsidR="0063562F" w:rsidRDefault="00B54346" w14:paraId="37DAECD4" w14:textId="155F5641">
      <w:pPr>
        <w:pStyle w:val="Verzeichnis3"/>
        <w:tabs>
          <w:tab w:val="left" w:pos="1320"/>
          <w:tab w:val="right" w:leader="dot" w:pos="9062"/>
        </w:tabs>
        <w:rPr>
          <w:rFonts w:eastAsiaTheme="minorEastAsia"/>
          <w:noProof/>
          <w:lang w:val="de-DE" w:eastAsia="de-DE"/>
        </w:rPr>
      </w:pPr>
      <w:hyperlink w:history="1" w:anchor="_Toc85471057">
        <w:r w:rsidRPr="005A5931" w:rsidR="0063562F">
          <w:rPr>
            <w:rStyle w:val="Hyperlink"/>
            <w:noProof/>
          </w:rPr>
          <w:t>1.3.3</w:t>
        </w:r>
        <w:r w:rsidR="0063562F">
          <w:rPr>
            <w:rFonts w:eastAsiaTheme="minorEastAsia"/>
            <w:noProof/>
            <w:lang w:val="de-DE" w:eastAsia="de-DE"/>
          </w:rPr>
          <w:tab/>
        </w:r>
        <w:r w:rsidRPr="005A5931" w:rsidR="0063562F">
          <w:rPr>
            <w:rStyle w:val="Hyperlink"/>
            <w:noProof/>
          </w:rPr>
          <w:t>Verkaufspreis</w:t>
        </w:r>
        <w:r w:rsidR="0063562F">
          <w:rPr>
            <w:noProof/>
            <w:webHidden/>
          </w:rPr>
          <w:tab/>
        </w:r>
        <w:r w:rsidR="0063562F">
          <w:rPr>
            <w:noProof/>
            <w:webHidden/>
          </w:rPr>
          <w:fldChar w:fldCharType="begin"/>
        </w:r>
        <w:r w:rsidR="0063562F">
          <w:rPr>
            <w:noProof/>
            <w:webHidden/>
          </w:rPr>
          <w:instrText xml:space="preserve"> PAGEREF _Toc85471057 \h </w:instrText>
        </w:r>
        <w:r w:rsidR="0063562F">
          <w:rPr>
            <w:noProof/>
            <w:webHidden/>
          </w:rPr>
        </w:r>
        <w:r w:rsidR="0063562F">
          <w:rPr>
            <w:noProof/>
            <w:webHidden/>
          </w:rPr>
          <w:fldChar w:fldCharType="separate"/>
        </w:r>
        <w:r w:rsidR="0063562F">
          <w:rPr>
            <w:noProof/>
            <w:webHidden/>
          </w:rPr>
          <w:t>8</w:t>
        </w:r>
        <w:r w:rsidR="0063562F">
          <w:rPr>
            <w:noProof/>
            <w:webHidden/>
          </w:rPr>
          <w:fldChar w:fldCharType="end"/>
        </w:r>
      </w:hyperlink>
    </w:p>
    <w:p w:rsidR="0063562F" w:rsidRDefault="00B54346" w14:paraId="64BC57B5" w14:textId="3D4E1C2C">
      <w:pPr>
        <w:pStyle w:val="Verzeichnis2"/>
        <w:tabs>
          <w:tab w:val="left" w:pos="880"/>
          <w:tab w:val="right" w:leader="dot" w:pos="9062"/>
        </w:tabs>
        <w:rPr>
          <w:rFonts w:eastAsiaTheme="minorEastAsia"/>
          <w:noProof/>
          <w:lang w:val="de-DE" w:eastAsia="de-DE"/>
        </w:rPr>
      </w:pPr>
      <w:hyperlink w:history="1" w:anchor="_Toc85471058">
        <w:r w:rsidRPr="005A5931" w:rsidR="0063562F">
          <w:rPr>
            <w:rStyle w:val="Hyperlink"/>
            <w:noProof/>
          </w:rPr>
          <w:t>1.4</w:t>
        </w:r>
        <w:r w:rsidR="0063562F">
          <w:rPr>
            <w:rFonts w:eastAsiaTheme="minorEastAsia"/>
            <w:noProof/>
            <w:lang w:val="de-DE" w:eastAsia="de-DE"/>
          </w:rPr>
          <w:tab/>
        </w:r>
        <w:r w:rsidRPr="005A5931" w:rsidR="0063562F">
          <w:rPr>
            <w:rStyle w:val="Hyperlink"/>
            <w:noProof/>
          </w:rPr>
          <w:t>Ablauforganisation</w:t>
        </w:r>
        <w:r w:rsidR="0063562F">
          <w:rPr>
            <w:noProof/>
            <w:webHidden/>
          </w:rPr>
          <w:tab/>
        </w:r>
        <w:r w:rsidR="0063562F">
          <w:rPr>
            <w:noProof/>
            <w:webHidden/>
          </w:rPr>
          <w:fldChar w:fldCharType="begin"/>
        </w:r>
        <w:r w:rsidR="0063562F">
          <w:rPr>
            <w:noProof/>
            <w:webHidden/>
          </w:rPr>
          <w:instrText xml:space="preserve"> PAGEREF _Toc85471058 \h </w:instrText>
        </w:r>
        <w:r w:rsidR="0063562F">
          <w:rPr>
            <w:noProof/>
            <w:webHidden/>
          </w:rPr>
        </w:r>
        <w:r w:rsidR="0063562F">
          <w:rPr>
            <w:noProof/>
            <w:webHidden/>
          </w:rPr>
          <w:fldChar w:fldCharType="separate"/>
        </w:r>
        <w:r w:rsidR="0063562F">
          <w:rPr>
            <w:noProof/>
            <w:webHidden/>
          </w:rPr>
          <w:t>9</w:t>
        </w:r>
        <w:r w:rsidR="0063562F">
          <w:rPr>
            <w:noProof/>
            <w:webHidden/>
          </w:rPr>
          <w:fldChar w:fldCharType="end"/>
        </w:r>
      </w:hyperlink>
    </w:p>
    <w:p w:rsidR="0063562F" w:rsidRDefault="00B54346" w14:paraId="287D9AAA" w14:textId="1C7692C7">
      <w:pPr>
        <w:pStyle w:val="Verzeichnis3"/>
        <w:tabs>
          <w:tab w:val="left" w:pos="1320"/>
          <w:tab w:val="right" w:leader="dot" w:pos="9062"/>
        </w:tabs>
        <w:rPr>
          <w:rFonts w:eastAsiaTheme="minorEastAsia"/>
          <w:noProof/>
          <w:lang w:val="de-DE" w:eastAsia="de-DE"/>
        </w:rPr>
      </w:pPr>
      <w:hyperlink w:history="1" w:anchor="_Toc85471059">
        <w:r w:rsidRPr="005A5931" w:rsidR="0063562F">
          <w:rPr>
            <w:rStyle w:val="Hyperlink"/>
            <w:noProof/>
          </w:rPr>
          <w:t>1.4.1</w:t>
        </w:r>
        <w:r w:rsidR="0063562F">
          <w:rPr>
            <w:rFonts w:eastAsiaTheme="minorEastAsia"/>
            <w:noProof/>
            <w:lang w:val="de-DE" w:eastAsia="de-DE"/>
          </w:rPr>
          <w:tab/>
        </w:r>
        <w:r w:rsidRPr="005A5931" w:rsidR="0063562F">
          <w:rPr>
            <w:rStyle w:val="Hyperlink"/>
            <w:noProof/>
          </w:rPr>
          <w:t>Balkendiagramm</w:t>
        </w:r>
        <w:r w:rsidR="0063562F">
          <w:rPr>
            <w:noProof/>
            <w:webHidden/>
          </w:rPr>
          <w:tab/>
        </w:r>
        <w:r w:rsidR="0063562F">
          <w:rPr>
            <w:noProof/>
            <w:webHidden/>
          </w:rPr>
          <w:fldChar w:fldCharType="begin"/>
        </w:r>
        <w:r w:rsidR="0063562F">
          <w:rPr>
            <w:noProof/>
            <w:webHidden/>
          </w:rPr>
          <w:instrText xml:space="preserve"> PAGEREF _Toc85471059 \h </w:instrText>
        </w:r>
        <w:r w:rsidR="0063562F">
          <w:rPr>
            <w:noProof/>
            <w:webHidden/>
          </w:rPr>
        </w:r>
        <w:r w:rsidR="0063562F">
          <w:rPr>
            <w:noProof/>
            <w:webHidden/>
          </w:rPr>
          <w:fldChar w:fldCharType="separate"/>
        </w:r>
        <w:r w:rsidR="0063562F">
          <w:rPr>
            <w:noProof/>
            <w:webHidden/>
          </w:rPr>
          <w:t>9</w:t>
        </w:r>
        <w:r w:rsidR="0063562F">
          <w:rPr>
            <w:noProof/>
            <w:webHidden/>
          </w:rPr>
          <w:fldChar w:fldCharType="end"/>
        </w:r>
      </w:hyperlink>
    </w:p>
    <w:p w:rsidR="0063562F" w:rsidRDefault="00B54346" w14:paraId="75A3326A" w14:textId="2B361450">
      <w:pPr>
        <w:pStyle w:val="Verzeichnis3"/>
        <w:tabs>
          <w:tab w:val="left" w:pos="1320"/>
          <w:tab w:val="right" w:leader="dot" w:pos="9062"/>
        </w:tabs>
        <w:rPr>
          <w:rFonts w:eastAsiaTheme="minorEastAsia"/>
          <w:noProof/>
          <w:lang w:val="de-DE" w:eastAsia="de-DE"/>
        </w:rPr>
      </w:pPr>
      <w:hyperlink w:history="1" w:anchor="_Toc85471060">
        <w:r w:rsidRPr="005A5931" w:rsidR="0063562F">
          <w:rPr>
            <w:rStyle w:val="Hyperlink"/>
            <w:noProof/>
          </w:rPr>
          <w:t>1.4.2</w:t>
        </w:r>
        <w:r w:rsidR="0063562F">
          <w:rPr>
            <w:rFonts w:eastAsiaTheme="minorEastAsia"/>
            <w:noProof/>
            <w:lang w:val="de-DE" w:eastAsia="de-DE"/>
          </w:rPr>
          <w:tab/>
        </w:r>
        <w:r w:rsidRPr="005A5931" w:rsidR="0063562F">
          <w:rPr>
            <w:rStyle w:val="Hyperlink"/>
            <w:noProof/>
          </w:rPr>
          <w:t>Netzplan</w:t>
        </w:r>
        <w:r w:rsidR="0063562F">
          <w:rPr>
            <w:noProof/>
            <w:webHidden/>
          </w:rPr>
          <w:tab/>
        </w:r>
        <w:r w:rsidR="0063562F">
          <w:rPr>
            <w:noProof/>
            <w:webHidden/>
          </w:rPr>
          <w:fldChar w:fldCharType="begin"/>
        </w:r>
        <w:r w:rsidR="0063562F">
          <w:rPr>
            <w:noProof/>
            <w:webHidden/>
          </w:rPr>
          <w:instrText xml:space="preserve"> PAGEREF _Toc85471060 \h </w:instrText>
        </w:r>
        <w:r w:rsidR="0063562F">
          <w:rPr>
            <w:noProof/>
            <w:webHidden/>
          </w:rPr>
        </w:r>
        <w:r w:rsidR="0063562F">
          <w:rPr>
            <w:noProof/>
            <w:webHidden/>
          </w:rPr>
          <w:fldChar w:fldCharType="separate"/>
        </w:r>
        <w:r w:rsidR="0063562F">
          <w:rPr>
            <w:noProof/>
            <w:webHidden/>
          </w:rPr>
          <w:t>10</w:t>
        </w:r>
        <w:r w:rsidR="0063562F">
          <w:rPr>
            <w:noProof/>
            <w:webHidden/>
          </w:rPr>
          <w:fldChar w:fldCharType="end"/>
        </w:r>
      </w:hyperlink>
    </w:p>
    <w:p w:rsidR="0063562F" w:rsidRDefault="00B54346" w14:paraId="10D1F15D" w14:textId="7FDF354C">
      <w:pPr>
        <w:pStyle w:val="Verzeichnis3"/>
        <w:tabs>
          <w:tab w:val="left" w:pos="1320"/>
          <w:tab w:val="right" w:leader="dot" w:pos="9062"/>
        </w:tabs>
        <w:rPr>
          <w:rFonts w:eastAsiaTheme="minorEastAsia"/>
          <w:noProof/>
          <w:lang w:val="de-DE" w:eastAsia="de-DE"/>
        </w:rPr>
      </w:pPr>
      <w:hyperlink w:history="1" w:anchor="_Toc85471061">
        <w:r w:rsidRPr="005A5931" w:rsidR="0063562F">
          <w:rPr>
            <w:rStyle w:val="Hyperlink"/>
            <w:noProof/>
          </w:rPr>
          <w:t>1.4.3</w:t>
        </w:r>
        <w:r w:rsidR="0063562F">
          <w:rPr>
            <w:rFonts w:eastAsiaTheme="minorEastAsia"/>
            <w:noProof/>
            <w:lang w:val="de-DE" w:eastAsia="de-DE"/>
          </w:rPr>
          <w:tab/>
        </w:r>
        <w:r w:rsidRPr="005A5931" w:rsidR="0063562F">
          <w:rPr>
            <w:rStyle w:val="Hyperlink"/>
            <w:noProof/>
          </w:rPr>
          <w:t>Flowchart / Flussdiagramm</w:t>
        </w:r>
        <w:r w:rsidR="0063562F">
          <w:rPr>
            <w:noProof/>
            <w:webHidden/>
          </w:rPr>
          <w:tab/>
        </w:r>
        <w:r w:rsidR="0063562F">
          <w:rPr>
            <w:noProof/>
            <w:webHidden/>
          </w:rPr>
          <w:fldChar w:fldCharType="begin"/>
        </w:r>
        <w:r w:rsidR="0063562F">
          <w:rPr>
            <w:noProof/>
            <w:webHidden/>
          </w:rPr>
          <w:instrText xml:space="preserve"> PAGEREF _Toc85471061 \h </w:instrText>
        </w:r>
        <w:r w:rsidR="0063562F">
          <w:rPr>
            <w:noProof/>
            <w:webHidden/>
          </w:rPr>
        </w:r>
        <w:r w:rsidR="0063562F">
          <w:rPr>
            <w:noProof/>
            <w:webHidden/>
          </w:rPr>
          <w:fldChar w:fldCharType="separate"/>
        </w:r>
        <w:r w:rsidR="0063562F">
          <w:rPr>
            <w:noProof/>
            <w:webHidden/>
          </w:rPr>
          <w:t>11</w:t>
        </w:r>
        <w:r w:rsidR="0063562F">
          <w:rPr>
            <w:noProof/>
            <w:webHidden/>
          </w:rPr>
          <w:fldChar w:fldCharType="end"/>
        </w:r>
      </w:hyperlink>
    </w:p>
    <w:p w:rsidR="0063562F" w:rsidRDefault="00B54346" w14:paraId="61254324" w14:textId="296AF813">
      <w:pPr>
        <w:pStyle w:val="Verzeichnis1"/>
        <w:tabs>
          <w:tab w:val="left" w:pos="440"/>
          <w:tab w:val="right" w:leader="dot" w:pos="9062"/>
        </w:tabs>
        <w:rPr>
          <w:rFonts w:eastAsiaTheme="minorEastAsia"/>
          <w:noProof/>
          <w:lang w:val="de-DE" w:eastAsia="de-DE"/>
        </w:rPr>
      </w:pPr>
      <w:hyperlink w:history="1" w:anchor="_Toc85471062">
        <w:r w:rsidRPr="005A5931" w:rsidR="0063562F">
          <w:rPr>
            <w:rStyle w:val="Hyperlink"/>
            <w:noProof/>
          </w:rPr>
          <w:t>2</w:t>
        </w:r>
        <w:r w:rsidR="0063562F">
          <w:rPr>
            <w:rFonts w:eastAsiaTheme="minorEastAsia"/>
            <w:noProof/>
            <w:lang w:val="de-DE" w:eastAsia="de-DE"/>
          </w:rPr>
          <w:tab/>
        </w:r>
        <w:r w:rsidRPr="005A5931" w:rsidR="0063562F">
          <w:rPr>
            <w:rStyle w:val="Hyperlink"/>
            <w:noProof/>
          </w:rPr>
          <w:t>Aufgabenstellung</w:t>
        </w:r>
        <w:r w:rsidR="0063562F">
          <w:rPr>
            <w:noProof/>
            <w:webHidden/>
          </w:rPr>
          <w:tab/>
        </w:r>
        <w:r w:rsidR="0063562F">
          <w:rPr>
            <w:noProof/>
            <w:webHidden/>
          </w:rPr>
          <w:fldChar w:fldCharType="begin"/>
        </w:r>
        <w:r w:rsidR="0063562F">
          <w:rPr>
            <w:noProof/>
            <w:webHidden/>
          </w:rPr>
          <w:instrText xml:space="preserve"> PAGEREF _Toc85471062 \h </w:instrText>
        </w:r>
        <w:r w:rsidR="0063562F">
          <w:rPr>
            <w:noProof/>
            <w:webHidden/>
          </w:rPr>
        </w:r>
        <w:r w:rsidR="0063562F">
          <w:rPr>
            <w:noProof/>
            <w:webHidden/>
          </w:rPr>
          <w:fldChar w:fldCharType="separate"/>
        </w:r>
        <w:r w:rsidR="0063562F">
          <w:rPr>
            <w:noProof/>
            <w:webHidden/>
          </w:rPr>
          <w:t>12</w:t>
        </w:r>
        <w:r w:rsidR="0063562F">
          <w:rPr>
            <w:noProof/>
            <w:webHidden/>
          </w:rPr>
          <w:fldChar w:fldCharType="end"/>
        </w:r>
      </w:hyperlink>
    </w:p>
    <w:p w:rsidR="0063562F" w:rsidRDefault="00B54346" w14:paraId="6D8DAB6B" w14:textId="21851B76">
      <w:pPr>
        <w:pStyle w:val="Verzeichnis2"/>
        <w:tabs>
          <w:tab w:val="left" w:pos="880"/>
          <w:tab w:val="right" w:leader="dot" w:pos="9062"/>
        </w:tabs>
        <w:rPr>
          <w:rFonts w:eastAsiaTheme="minorEastAsia"/>
          <w:noProof/>
          <w:lang w:val="de-DE" w:eastAsia="de-DE"/>
        </w:rPr>
      </w:pPr>
      <w:hyperlink w:history="1" w:anchor="_Toc85471063">
        <w:r w:rsidRPr="005A5931" w:rsidR="0063562F">
          <w:rPr>
            <w:rStyle w:val="Hyperlink"/>
            <w:noProof/>
          </w:rPr>
          <w:t>2.1</w:t>
        </w:r>
        <w:r w:rsidR="0063562F">
          <w:rPr>
            <w:rFonts w:eastAsiaTheme="minorEastAsia"/>
            <w:noProof/>
            <w:lang w:val="de-DE" w:eastAsia="de-DE"/>
          </w:rPr>
          <w:tab/>
        </w:r>
        <w:r w:rsidRPr="005A5931" w:rsidR="0063562F">
          <w:rPr>
            <w:rStyle w:val="Hyperlink"/>
            <w:noProof/>
          </w:rPr>
          <w:t>Organigram für 3 / 300 Personen</w:t>
        </w:r>
        <w:r w:rsidR="0063562F">
          <w:rPr>
            <w:noProof/>
            <w:webHidden/>
          </w:rPr>
          <w:tab/>
        </w:r>
        <w:r w:rsidR="0063562F">
          <w:rPr>
            <w:noProof/>
            <w:webHidden/>
          </w:rPr>
          <w:fldChar w:fldCharType="begin"/>
        </w:r>
        <w:r w:rsidR="0063562F">
          <w:rPr>
            <w:noProof/>
            <w:webHidden/>
          </w:rPr>
          <w:instrText xml:space="preserve"> PAGEREF _Toc85471063 \h </w:instrText>
        </w:r>
        <w:r w:rsidR="0063562F">
          <w:rPr>
            <w:noProof/>
            <w:webHidden/>
          </w:rPr>
        </w:r>
        <w:r w:rsidR="0063562F">
          <w:rPr>
            <w:noProof/>
            <w:webHidden/>
          </w:rPr>
          <w:fldChar w:fldCharType="separate"/>
        </w:r>
        <w:r w:rsidR="0063562F">
          <w:rPr>
            <w:noProof/>
            <w:webHidden/>
          </w:rPr>
          <w:t>12</w:t>
        </w:r>
        <w:r w:rsidR="0063562F">
          <w:rPr>
            <w:noProof/>
            <w:webHidden/>
          </w:rPr>
          <w:fldChar w:fldCharType="end"/>
        </w:r>
      </w:hyperlink>
    </w:p>
    <w:p w:rsidR="0063562F" w:rsidRDefault="00B54346" w14:paraId="6EF624ED" w14:textId="6613B244">
      <w:pPr>
        <w:pStyle w:val="Verzeichnis2"/>
        <w:tabs>
          <w:tab w:val="left" w:pos="880"/>
          <w:tab w:val="right" w:leader="dot" w:pos="9062"/>
        </w:tabs>
        <w:rPr>
          <w:rFonts w:eastAsiaTheme="minorEastAsia"/>
          <w:noProof/>
          <w:lang w:val="de-DE" w:eastAsia="de-DE"/>
        </w:rPr>
      </w:pPr>
      <w:hyperlink w:history="1" w:anchor="_Toc85471064">
        <w:r w:rsidRPr="005A5931" w:rsidR="0063562F">
          <w:rPr>
            <w:rStyle w:val="Hyperlink"/>
            <w:noProof/>
          </w:rPr>
          <w:t>2.2</w:t>
        </w:r>
        <w:r w:rsidR="0063562F">
          <w:rPr>
            <w:rFonts w:eastAsiaTheme="minorEastAsia"/>
            <w:noProof/>
            <w:lang w:val="de-DE" w:eastAsia="de-DE"/>
          </w:rPr>
          <w:tab/>
        </w:r>
        <w:r w:rsidRPr="005A5931" w:rsidR="0063562F">
          <w:rPr>
            <w:rStyle w:val="Hyperlink"/>
            <w:noProof/>
          </w:rPr>
          <w:t>Haus bauen</w:t>
        </w:r>
        <w:r w:rsidR="0063562F">
          <w:rPr>
            <w:noProof/>
            <w:webHidden/>
          </w:rPr>
          <w:tab/>
        </w:r>
        <w:r w:rsidR="0063562F">
          <w:rPr>
            <w:noProof/>
            <w:webHidden/>
          </w:rPr>
          <w:fldChar w:fldCharType="begin"/>
        </w:r>
        <w:r w:rsidR="0063562F">
          <w:rPr>
            <w:noProof/>
            <w:webHidden/>
          </w:rPr>
          <w:instrText xml:space="preserve"> PAGEREF _Toc85471064 \h </w:instrText>
        </w:r>
        <w:r w:rsidR="0063562F">
          <w:rPr>
            <w:noProof/>
            <w:webHidden/>
          </w:rPr>
        </w:r>
        <w:r w:rsidR="0063562F">
          <w:rPr>
            <w:noProof/>
            <w:webHidden/>
          </w:rPr>
          <w:fldChar w:fldCharType="separate"/>
        </w:r>
        <w:r w:rsidR="0063562F">
          <w:rPr>
            <w:noProof/>
            <w:webHidden/>
          </w:rPr>
          <w:t>12</w:t>
        </w:r>
        <w:r w:rsidR="0063562F">
          <w:rPr>
            <w:noProof/>
            <w:webHidden/>
          </w:rPr>
          <w:fldChar w:fldCharType="end"/>
        </w:r>
      </w:hyperlink>
    </w:p>
    <w:p w:rsidR="0063562F" w:rsidRDefault="00B54346" w14:paraId="73F37814" w14:textId="48C11891">
      <w:pPr>
        <w:pStyle w:val="Verzeichnis3"/>
        <w:tabs>
          <w:tab w:val="left" w:pos="1320"/>
          <w:tab w:val="right" w:leader="dot" w:pos="9062"/>
        </w:tabs>
        <w:rPr>
          <w:rFonts w:eastAsiaTheme="minorEastAsia"/>
          <w:noProof/>
          <w:lang w:val="de-DE" w:eastAsia="de-DE"/>
        </w:rPr>
      </w:pPr>
      <w:hyperlink w:history="1" w:anchor="_Toc85471065">
        <w:r w:rsidRPr="005A5931" w:rsidR="0063562F">
          <w:rPr>
            <w:rStyle w:val="Hyperlink"/>
            <w:noProof/>
          </w:rPr>
          <w:t>2.2.1</w:t>
        </w:r>
        <w:r w:rsidR="0063562F">
          <w:rPr>
            <w:rFonts w:eastAsiaTheme="minorEastAsia"/>
            <w:noProof/>
            <w:lang w:val="de-DE" w:eastAsia="de-DE"/>
          </w:rPr>
          <w:tab/>
        </w:r>
        <w:r w:rsidRPr="005A5931" w:rsidR="0063562F">
          <w:rPr>
            <w:rStyle w:val="Hyperlink"/>
            <w:noProof/>
          </w:rPr>
          <w:t>Schritte, bis das Haus fix fertig steht</w:t>
        </w:r>
        <w:r w:rsidR="0063562F">
          <w:rPr>
            <w:noProof/>
            <w:webHidden/>
          </w:rPr>
          <w:tab/>
        </w:r>
        <w:r w:rsidR="0063562F">
          <w:rPr>
            <w:noProof/>
            <w:webHidden/>
          </w:rPr>
          <w:fldChar w:fldCharType="begin"/>
        </w:r>
        <w:r w:rsidR="0063562F">
          <w:rPr>
            <w:noProof/>
            <w:webHidden/>
          </w:rPr>
          <w:instrText xml:space="preserve"> PAGEREF _Toc85471065 \h </w:instrText>
        </w:r>
        <w:r w:rsidR="0063562F">
          <w:rPr>
            <w:noProof/>
            <w:webHidden/>
          </w:rPr>
        </w:r>
        <w:r w:rsidR="0063562F">
          <w:rPr>
            <w:noProof/>
            <w:webHidden/>
          </w:rPr>
          <w:fldChar w:fldCharType="separate"/>
        </w:r>
        <w:r w:rsidR="0063562F">
          <w:rPr>
            <w:noProof/>
            <w:webHidden/>
          </w:rPr>
          <w:t>12</w:t>
        </w:r>
        <w:r w:rsidR="0063562F">
          <w:rPr>
            <w:noProof/>
            <w:webHidden/>
          </w:rPr>
          <w:fldChar w:fldCharType="end"/>
        </w:r>
      </w:hyperlink>
    </w:p>
    <w:p w:rsidR="0063562F" w:rsidRDefault="00B54346" w14:paraId="5E528B54" w14:textId="490EFE24">
      <w:pPr>
        <w:pStyle w:val="Verzeichnis3"/>
        <w:tabs>
          <w:tab w:val="left" w:pos="1320"/>
          <w:tab w:val="right" w:leader="dot" w:pos="9062"/>
        </w:tabs>
        <w:rPr>
          <w:rFonts w:eastAsiaTheme="minorEastAsia"/>
          <w:noProof/>
          <w:lang w:val="de-DE" w:eastAsia="de-DE"/>
        </w:rPr>
      </w:pPr>
      <w:hyperlink w:history="1" w:anchor="_Toc85471066">
        <w:r w:rsidRPr="005A5931" w:rsidR="0063562F">
          <w:rPr>
            <w:rStyle w:val="Hyperlink"/>
            <w:noProof/>
          </w:rPr>
          <w:t>2.2.2</w:t>
        </w:r>
        <w:r w:rsidR="0063562F">
          <w:rPr>
            <w:rFonts w:eastAsiaTheme="minorEastAsia"/>
            <w:noProof/>
            <w:lang w:val="de-DE" w:eastAsia="de-DE"/>
          </w:rPr>
          <w:tab/>
        </w:r>
        <w:r w:rsidRPr="005A5931" w:rsidR="0063562F">
          <w:rPr>
            <w:rStyle w:val="Hyperlink"/>
            <w:noProof/>
          </w:rPr>
          <w:t>Balkendiagramm zu diesen Schritten</w:t>
        </w:r>
        <w:r w:rsidR="0063562F">
          <w:rPr>
            <w:noProof/>
            <w:webHidden/>
          </w:rPr>
          <w:tab/>
        </w:r>
        <w:r w:rsidR="0063562F">
          <w:rPr>
            <w:noProof/>
            <w:webHidden/>
          </w:rPr>
          <w:fldChar w:fldCharType="begin"/>
        </w:r>
        <w:r w:rsidR="0063562F">
          <w:rPr>
            <w:noProof/>
            <w:webHidden/>
          </w:rPr>
          <w:instrText xml:space="preserve"> PAGEREF _Toc85471066 \h </w:instrText>
        </w:r>
        <w:r w:rsidR="0063562F">
          <w:rPr>
            <w:noProof/>
            <w:webHidden/>
          </w:rPr>
        </w:r>
        <w:r w:rsidR="0063562F">
          <w:rPr>
            <w:noProof/>
            <w:webHidden/>
          </w:rPr>
          <w:fldChar w:fldCharType="separate"/>
        </w:r>
        <w:r w:rsidR="0063562F">
          <w:rPr>
            <w:noProof/>
            <w:webHidden/>
          </w:rPr>
          <w:t>12</w:t>
        </w:r>
        <w:r w:rsidR="0063562F">
          <w:rPr>
            <w:noProof/>
            <w:webHidden/>
          </w:rPr>
          <w:fldChar w:fldCharType="end"/>
        </w:r>
      </w:hyperlink>
    </w:p>
    <w:p w:rsidR="0063562F" w:rsidRDefault="00B54346" w14:paraId="1FB7FD4B" w14:textId="0B8D83F4">
      <w:pPr>
        <w:pStyle w:val="Verzeichnis1"/>
        <w:tabs>
          <w:tab w:val="left" w:pos="440"/>
          <w:tab w:val="right" w:leader="dot" w:pos="9062"/>
        </w:tabs>
        <w:rPr>
          <w:rFonts w:eastAsiaTheme="minorEastAsia"/>
          <w:noProof/>
          <w:lang w:val="de-DE" w:eastAsia="de-DE"/>
        </w:rPr>
      </w:pPr>
      <w:hyperlink w:history="1" w:anchor="_Toc85471067">
        <w:r w:rsidRPr="005A5931" w:rsidR="0063562F">
          <w:rPr>
            <w:rStyle w:val="Hyperlink"/>
            <w:noProof/>
          </w:rPr>
          <w:t>3</w:t>
        </w:r>
        <w:r w:rsidR="0063562F">
          <w:rPr>
            <w:rFonts w:eastAsiaTheme="minorEastAsia"/>
            <w:noProof/>
            <w:lang w:val="de-DE" w:eastAsia="de-DE"/>
          </w:rPr>
          <w:tab/>
        </w:r>
        <w:r w:rsidRPr="005A5931" w:rsidR="0063562F">
          <w:rPr>
            <w:rStyle w:val="Hyperlink"/>
            <w:noProof/>
          </w:rPr>
          <w:t>Übungsdurchführung</w:t>
        </w:r>
        <w:r w:rsidR="0063562F">
          <w:rPr>
            <w:noProof/>
            <w:webHidden/>
          </w:rPr>
          <w:tab/>
        </w:r>
        <w:r w:rsidR="0063562F">
          <w:rPr>
            <w:noProof/>
            <w:webHidden/>
          </w:rPr>
          <w:fldChar w:fldCharType="begin"/>
        </w:r>
        <w:r w:rsidR="0063562F">
          <w:rPr>
            <w:noProof/>
            <w:webHidden/>
          </w:rPr>
          <w:instrText xml:space="preserve"> PAGEREF _Toc85471067 \h </w:instrText>
        </w:r>
        <w:r w:rsidR="0063562F">
          <w:rPr>
            <w:noProof/>
            <w:webHidden/>
          </w:rPr>
        </w:r>
        <w:r w:rsidR="0063562F">
          <w:rPr>
            <w:noProof/>
            <w:webHidden/>
          </w:rPr>
          <w:fldChar w:fldCharType="separate"/>
        </w:r>
        <w:r w:rsidR="0063562F">
          <w:rPr>
            <w:noProof/>
            <w:webHidden/>
          </w:rPr>
          <w:t>12</w:t>
        </w:r>
        <w:r w:rsidR="0063562F">
          <w:rPr>
            <w:noProof/>
            <w:webHidden/>
          </w:rPr>
          <w:fldChar w:fldCharType="end"/>
        </w:r>
      </w:hyperlink>
    </w:p>
    <w:p w:rsidR="0063562F" w:rsidRDefault="00B54346" w14:paraId="707CEFAC" w14:textId="2758D208">
      <w:pPr>
        <w:pStyle w:val="Verzeichnis2"/>
        <w:tabs>
          <w:tab w:val="left" w:pos="880"/>
          <w:tab w:val="right" w:leader="dot" w:pos="9062"/>
        </w:tabs>
        <w:rPr>
          <w:rFonts w:eastAsiaTheme="minorEastAsia"/>
          <w:noProof/>
          <w:lang w:val="de-DE" w:eastAsia="de-DE"/>
        </w:rPr>
      </w:pPr>
      <w:hyperlink w:history="1" w:anchor="_Toc85471068">
        <w:r w:rsidRPr="005A5931" w:rsidR="0063562F">
          <w:rPr>
            <w:rStyle w:val="Hyperlink"/>
            <w:noProof/>
          </w:rPr>
          <w:t>3.1</w:t>
        </w:r>
        <w:r w:rsidR="0063562F">
          <w:rPr>
            <w:rFonts w:eastAsiaTheme="minorEastAsia"/>
            <w:noProof/>
            <w:lang w:val="de-DE" w:eastAsia="de-DE"/>
          </w:rPr>
          <w:tab/>
        </w:r>
        <w:r w:rsidRPr="005A5931" w:rsidR="0063562F">
          <w:rPr>
            <w:rStyle w:val="Hyperlink"/>
            <w:noProof/>
          </w:rPr>
          <w:t>Organigram für 3 / 300 Personen</w:t>
        </w:r>
        <w:r w:rsidR="0063562F">
          <w:rPr>
            <w:noProof/>
            <w:webHidden/>
          </w:rPr>
          <w:tab/>
        </w:r>
        <w:r w:rsidR="0063562F">
          <w:rPr>
            <w:noProof/>
            <w:webHidden/>
          </w:rPr>
          <w:fldChar w:fldCharType="begin"/>
        </w:r>
        <w:r w:rsidR="0063562F">
          <w:rPr>
            <w:noProof/>
            <w:webHidden/>
          </w:rPr>
          <w:instrText xml:space="preserve"> PAGEREF _Toc85471068 \h </w:instrText>
        </w:r>
        <w:r w:rsidR="0063562F">
          <w:rPr>
            <w:noProof/>
            <w:webHidden/>
          </w:rPr>
        </w:r>
        <w:r w:rsidR="0063562F">
          <w:rPr>
            <w:noProof/>
            <w:webHidden/>
          </w:rPr>
          <w:fldChar w:fldCharType="separate"/>
        </w:r>
        <w:r w:rsidR="0063562F">
          <w:rPr>
            <w:noProof/>
            <w:webHidden/>
          </w:rPr>
          <w:t>12</w:t>
        </w:r>
        <w:r w:rsidR="0063562F">
          <w:rPr>
            <w:noProof/>
            <w:webHidden/>
          </w:rPr>
          <w:fldChar w:fldCharType="end"/>
        </w:r>
      </w:hyperlink>
    </w:p>
    <w:p w:rsidR="0063562F" w:rsidRDefault="00B54346" w14:paraId="040399FE" w14:textId="7BC89330">
      <w:pPr>
        <w:pStyle w:val="Verzeichnis3"/>
        <w:tabs>
          <w:tab w:val="left" w:pos="1320"/>
          <w:tab w:val="right" w:leader="dot" w:pos="9062"/>
        </w:tabs>
        <w:rPr>
          <w:rFonts w:eastAsiaTheme="minorEastAsia"/>
          <w:noProof/>
          <w:lang w:val="de-DE" w:eastAsia="de-DE"/>
        </w:rPr>
      </w:pPr>
      <w:hyperlink w:history="1" w:anchor="_Toc85471069">
        <w:r w:rsidRPr="005A5931" w:rsidR="0063562F">
          <w:rPr>
            <w:rStyle w:val="Hyperlink"/>
            <w:noProof/>
          </w:rPr>
          <w:t>3.1.1</w:t>
        </w:r>
        <w:r w:rsidR="0063562F">
          <w:rPr>
            <w:rFonts w:eastAsiaTheme="minorEastAsia"/>
            <w:noProof/>
            <w:lang w:val="de-DE" w:eastAsia="de-DE"/>
          </w:rPr>
          <w:tab/>
        </w:r>
        <w:r w:rsidRPr="005A5931" w:rsidR="0063562F">
          <w:rPr>
            <w:rStyle w:val="Hyperlink"/>
            <w:noProof/>
          </w:rPr>
          <w:t>3-Personen-Organigram</w:t>
        </w:r>
        <w:r w:rsidR="0063562F">
          <w:rPr>
            <w:noProof/>
            <w:webHidden/>
          </w:rPr>
          <w:tab/>
        </w:r>
        <w:r w:rsidR="0063562F">
          <w:rPr>
            <w:noProof/>
            <w:webHidden/>
          </w:rPr>
          <w:fldChar w:fldCharType="begin"/>
        </w:r>
        <w:r w:rsidR="0063562F">
          <w:rPr>
            <w:noProof/>
            <w:webHidden/>
          </w:rPr>
          <w:instrText xml:space="preserve"> PAGEREF _Toc85471069 \h </w:instrText>
        </w:r>
        <w:r w:rsidR="0063562F">
          <w:rPr>
            <w:noProof/>
            <w:webHidden/>
          </w:rPr>
        </w:r>
        <w:r w:rsidR="0063562F">
          <w:rPr>
            <w:noProof/>
            <w:webHidden/>
          </w:rPr>
          <w:fldChar w:fldCharType="separate"/>
        </w:r>
        <w:r w:rsidR="0063562F">
          <w:rPr>
            <w:noProof/>
            <w:webHidden/>
          </w:rPr>
          <w:t>12</w:t>
        </w:r>
        <w:r w:rsidR="0063562F">
          <w:rPr>
            <w:noProof/>
            <w:webHidden/>
          </w:rPr>
          <w:fldChar w:fldCharType="end"/>
        </w:r>
      </w:hyperlink>
    </w:p>
    <w:p w:rsidR="0063562F" w:rsidRDefault="00B54346" w14:paraId="1937462B" w14:textId="7798F84C">
      <w:pPr>
        <w:pStyle w:val="Verzeichnis3"/>
        <w:tabs>
          <w:tab w:val="left" w:pos="1320"/>
          <w:tab w:val="right" w:leader="dot" w:pos="9062"/>
        </w:tabs>
        <w:rPr>
          <w:rFonts w:eastAsiaTheme="minorEastAsia"/>
          <w:noProof/>
          <w:lang w:val="de-DE" w:eastAsia="de-DE"/>
        </w:rPr>
      </w:pPr>
      <w:hyperlink w:history="1" w:anchor="_Toc85471070">
        <w:r w:rsidRPr="005A5931" w:rsidR="0063562F">
          <w:rPr>
            <w:rStyle w:val="Hyperlink"/>
            <w:noProof/>
          </w:rPr>
          <w:t>3.1.2</w:t>
        </w:r>
        <w:r w:rsidR="0063562F">
          <w:rPr>
            <w:rFonts w:eastAsiaTheme="minorEastAsia"/>
            <w:noProof/>
            <w:lang w:val="de-DE" w:eastAsia="de-DE"/>
          </w:rPr>
          <w:tab/>
        </w:r>
        <w:r w:rsidRPr="005A5931" w:rsidR="0063562F">
          <w:rPr>
            <w:rStyle w:val="Hyperlink"/>
            <w:noProof/>
          </w:rPr>
          <w:t>300-Personen-Organigram</w:t>
        </w:r>
        <w:r w:rsidR="0063562F">
          <w:rPr>
            <w:noProof/>
            <w:webHidden/>
          </w:rPr>
          <w:tab/>
        </w:r>
        <w:r w:rsidR="0063562F">
          <w:rPr>
            <w:noProof/>
            <w:webHidden/>
          </w:rPr>
          <w:fldChar w:fldCharType="begin"/>
        </w:r>
        <w:r w:rsidR="0063562F">
          <w:rPr>
            <w:noProof/>
            <w:webHidden/>
          </w:rPr>
          <w:instrText xml:space="preserve"> PAGEREF _Toc85471070 \h </w:instrText>
        </w:r>
        <w:r w:rsidR="0063562F">
          <w:rPr>
            <w:noProof/>
            <w:webHidden/>
          </w:rPr>
        </w:r>
        <w:r w:rsidR="0063562F">
          <w:rPr>
            <w:noProof/>
            <w:webHidden/>
          </w:rPr>
          <w:fldChar w:fldCharType="separate"/>
        </w:r>
        <w:r w:rsidR="0063562F">
          <w:rPr>
            <w:noProof/>
            <w:webHidden/>
          </w:rPr>
          <w:t>13</w:t>
        </w:r>
        <w:r w:rsidR="0063562F">
          <w:rPr>
            <w:noProof/>
            <w:webHidden/>
          </w:rPr>
          <w:fldChar w:fldCharType="end"/>
        </w:r>
      </w:hyperlink>
    </w:p>
    <w:p w:rsidR="0063562F" w:rsidRDefault="00B54346" w14:paraId="788BAF7E" w14:textId="4147469E">
      <w:pPr>
        <w:pStyle w:val="Verzeichnis2"/>
        <w:tabs>
          <w:tab w:val="left" w:pos="880"/>
          <w:tab w:val="right" w:leader="dot" w:pos="9062"/>
        </w:tabs>
        <w:rPr>
          <w:rFonts w:eastAsiaTheme="minorEastAsia"/>
          <w:noProof/>
          <w:lang w:val="de-DE" w:eastAsia="de-DE"/>
        </w:rPr>
      </w:pPr>
      <w:hyperlink w:history="1" w:anchor="_Toc85471071">
        <w:r w:rsidRPr="005A5931" w:rsidR="0063562F">
          <w:rPr>
            <w:rStyle w:val="Hyperlink"/>
            <w:noProof/>
          </w:rPr>
          <w:t>3.2</w:t>
        </w:r>
        <w:r w:rsidR="0063562F">
          <w:rPr>
            <w:rFonts w:eastAsiaTheme="minorEastAsia"/>
            <w:noProof/>
            <w:lang w:val="de-DE" w:eastAsia="de-DE"/>
          </w:rPr>
          <w:tab/>
        </w:r>
        <w:r w:rsidRPr="005A5931" w:rsidR="0063562F">
          <w:rPr>
            <w:rStyle w:val="Hyperlink"/>
            <w:noProof/>
          </w:rPr>
          <w:t>Haus bauen</w:t>
        </w:r>
        <w:r w:rsidR="0063562F">
          <w:rPr>
            <w:noProof/>
            <w:webHidden/>
          </w:rPr>
          <w:tab/>
        </w:r>
        <w:r w:rsidR="0063562F">
          <w:rPr>
            <w:noProof/>
            <w:webHidden/>
          </w:rPr>
          <w:fldChar w:fldCharType="begin"/>
        </w:r>
        <w:r w:rsidR="0063562F">
          <w:rPr>
            <w:noProof/>
            <w:webHidden/>
          </w:rPr>
          <w:instrText xml:space="preserve"> PAGEREF _Toc85471071 \h </w:instrText>
        </w:r>
        <w:r w:rsidR="0063562F">
          <w:rPr>
            <w:noProof/>
            <w:webHidden/>
          </w:rPr>
        </w:r>
        <w:r w:rsidR="0063562F">
          <w:rPr>
            <w:noProof/>
            <w:webHidden/>
          </w:rPr>
          <w:fldChar w:fldCharType="separate"/>
        </w:r>
        <w:r w:rsidR="0063562F">
          <w:rPr>
            <w:noProof/>
            <w:webHidden/>
          </w:rPr>
          <w:t>13</w:t>
        </w:r>
        <w:r w:rsidR="0063562F">
          <w:rPr>
            <w:noProof/>
            <w:webHidden/>
          </w:rPr>
          <w:fldChar w:fldCharType="end"/>
        </w:r>
      </w:hyperlink>
    </w:p>
    <w:p w:rsidR="0063562F" w:rsidRDefault="00B54346" w14:paraId="21D866BE" w14:textId="7CD20411">
      <w:pPr>
        <w:pStyle w:val="Verzeichnis3"/>
        <w:tabs>
          <w:tab w:val="left" w:pos="1320"/>
          <w:tab w:val="right" w:leader="dot" w:pos="9062"/>
        </w:tabs>
        <w:rPr>
          <w:rFonts w:eastAsiaTheme="minorEastAsia"/>
          <w:noProof/>
          <w:lang w:val="de-DE" w:eastAsia="de-DE"/>
        </w:rPr>
      </w:pPr>
      <w:hyperlink w:history="1" w:anchor="_Toc85471072">
        <w:r w:rsidRPr="005A5931" w:rsidR="0063562F">
          <w:rPr>
            <w:rStyle w:val="Hyperlink"/>
            <w:noProof/>
          </w:rPr>
          <w:t>3.2.1</w:t>
        </w:r>
        <w:r w:rsidR="0063562F">
          <w:rPr>
            <w:rFonts w:eastAsiaTheme="minorEastAsia"/>
            <w:noProof/>
            <w:lang w:val="de-DE" w:eastAsia="de-DE"/>
          </w:rPr>
          <w:tab/>
        </w:r>
        <w:r w:rsidRPr="005A5931" w:rsidR="0063562F">
          <w:rPr>
            <w:rStyle w:val="Hyperlink"/>
            <w:noProof/>
          </w:rPr>
          <w:t>Schritte, bis das Haus fix fertig steht</w:t>
        </w:r>
        <w:r w:rsidR="0063562F">
          <w:rPr>
            <w:noProof/>
            <w:webHidden/>
          </w:rPr>
          <w:tab/>
        </w:r>
        <w:r w:rsidR="0063562F">
          <w:rPr>
            <w:noProof/>
            <w:webHidden/>
          </w:rPr>
          <w:fldChar w:fldCharType="begin"/>
        </w:r>
        <w:r w:rsidR="0063562F">
          <w:rPr>
            <w:noProof/>
            <w:webHidden/>
          </w:rPr>
          <w:instrText xml:space="preserve"> PAGEREF _Toc85471072 \h </w:instrText>
        </w:r>
        <w:r w:rsidR="0063562F">
          <w:rPr>
            <w:noProof/>
            <w:webHidden/>
          </w:rPr>
        </w:r>
        <w:r w:rsidR="0063562F">
          <w:rPr>
            <w:noProof/>
            <w:webHidden/>
          </w:rPr>
          <w:fldChar w:fldCharType="separate"/>
        </w:r>
        <w:r w:rsidR="0063562F">
          <w:rPr>
            <w:noProof/>
            <w:webHidden/>
          </w:rPr>
          <w:t>13</w:t>
        </w:r>
        <w:r w:rsidR="0063562F">
          <w:rPr>
            <w:noProof/>
            <w:webHidden/>
          </w:rPr>
          <w:fldChar w:fldCharType="end"/>
        </w:r>
      </w:hyperlink>
    </w:p>
    <w:p w:rsidR="0063562F" w:rsidRDefault="00B54346" w14:paraId="05EA4525" w14:textId="4C0628C7">
      <w:pPr>
        <w:pStyle w:val="Verzeichnis3"/>
        <w:tabs>
          <w:tab w:val="left" w:pos="1320"/>
          <w:tab w:val="right" w:leader="dot" w:pos="9062"/>
        </w:tabs>
        <w:rPr>
          <w:rFonts w:eastAsiaTheme="minorEastAsia"/>
          <w:noProof/>
          <w:lang w:val="de-DE" w:eastAsia="de-DE"/>
        </w:rPr>
      </w:pPr>
      <w:hyperlink w:history="1" w:anchor="_Toc85471073">
        <w:r w:rsidRPr="005A5931" w:rsidR="0063562F">
          <w:rPr>
            <w:rStyle w:val="Hyperlink"/>
            <w:noProof/>
          </w:rPr>
          <w:t>3.2.2</w:t>
        </w:r>
        <w:r w:rsidR="0063562F">
          <w:rPr>
            <w:rFonts w:eastAsiaTheme="minorEastAsia"/>
            <w:noProof/>
            <w:lang w:val="de-DE" w:eastAsia="de-DE"/>
          </w:rPr>
          <w:tab/>
        </w:r>
        <w:r w:rsidRPr="005A5931" w:rsidR="0063562F">
          <w:rPr>
            <w:rStyle w:val="Hyperlink"/>
            <w:noProof/>
          </w:rPr>
          <w:t>Balkendiagramm zu diesen Schritten</w:t>
        </w:r>
        <w:r w:rsidR="0063562F">
          <w:rPr>
            <w:noProof/>
            <w:webHidden/>
          </w:rPr>
          <w:tab/>
        </w:r>
        <w:r w:rsidR="0063562F">
          <w:rPr>
            <w:noProof/>
            <w:webHidden/>
          </w:rPr>
          <w:fldChar w:fldCharType="begin"/>
        </w:r>
        <w:r w:rsidR="0063562F">
          <w:rPr>
            <w:noProof/>
            <w:webHidden/>
          </w:rPr>
          <w:instrText xml:space="preserve"> PAGEREF _Toc85471073 \h </w:instrText>
        </w:r>
        <w:r w:rsidR="0063562F">
          <w:rPr>
            <w:noProof/>
            <w:webHidden/>
          </w:rPr>
        </w:r>
        <w:r w:rsidR="0063562F">
          <w:rPr>
            <w:noProof/>
            <w:webHidden/>
          </w:rPr>
          <w:fldChar w:fldCharType="separate"/>
        </w:r>
        <w:r w:rsidR="0063562F">
          <w:rPr>
            <w:noProof/>
            <w:webHidden/>
          </w:rPr>
          <w:t>14</w:t>
        </w:r>
        <w:r w:rsidR="0063562F">
          <w:rPr>
            <w:noProof/>
            <w:webHidden/>
          </w:rPr>
          <w:fldChar w:fldCharType="end"/>
        </w:r>
      </w:hyperlink>
    </w:p>
    <w:p w:rsidR="00F74755" w:rsidRDefault="00F465C2" w14:paraId="2DC85A66" w14:textId="076B3FD0">
      <w:r>
        <w:fldChar w:fldCharType="end"/>
      </w:r>
      <w:r w:rsidR="00F74755">
        <w:br w:type="page"/>
      </w:r>
    </w:p>
    <w:p w:rsidR="00F465C2" w:rsidP="00F465C2" w:rsidRDefault="008C053C" w14:paraId="210E5E74" w14:textId="0D1DAA5A">
      <w:pPr>
        <w:pStyle w:val="berschrift1"/>
      </w:pPr>
      <w:bookmarkStart w:name="_Toc85471045" w:id="13"/>
      <w:r>
        <w:t>Theor</w:t>
      </w:r>
      <w:r w:rsidRPr="00F465C2" w:rsidR="00F465C2">
        <w:t>e</w:t>
      </w:r>
      <w:r>
        <w:t>tische Grundlagen</w:t>
      </w:r>
      <w:bookmarkEnd w:id="13"/>
    </w:p>
    <w:p w:rsidR="0071761C" w:rsidP="0071761C" w:rsidRDefault="0071761C" w14:paraId="461CE655" w14:textId="632FD38E">
      <w:pPr>
        <w:pStyle w:val="berschrift2"/>
      </w:pPr>
      <w:bookmarkStart w:name="_Toc85471046" w:id="14"/>
      <w:r>
        <w:t>Organisationsstruktur eines Unternehmens</w:t>
      </w:r>
      <w:bookmarkEnd w:id="14"/>
    </w:p>
    <w:p w:rsidR="005566BE" w:rsidP="005566BE" w:rsidRDefault="005566BE" w14:paraId="3CD3E01A" w14:textId="07FC6668">
      <w:r>
        <w:t xml:space="preserve">Eine </w:t>
      </w:r>
      <w:r w:rsidRPr="005566BE">
        <w:rPr>
          <w:b/>
          <w:bCs/>
        </w:rPr>
        <w:t>Abteilung</w:t>
      </w:r>
      <w:r>
        <w:t xml:space="preserve"> besteht aus mehreren </w:t>
      </w:r>
      <w:r w:rsidRPr="005566BE">
        <w:rPr>
          <w:b/>
          <w:bCs/>
        </w:rPr>
        <w:t>Stellen</w:t>
      </w:r>
      <w:r>
        <w:t>.</w:t>
      </w:r>
    </w:p>
    <w:p w:rsidR="00C734D3" w:rsidP="00F3589E" w:rsidRDefault="00C734D3" w14:paraId="78F1693D" w14:textId="02C6D972">
      <w:pPr>
        <w:pStyle w:val="Listenabsatz"/>
        <w:numPr>
          <w:ilvl w:val="0"/>
          <w:numId w:val="2"/>
        </w:numPr>
      </w:pPr>
      <w:r>
        <w:t>verschiedene Stellen</w:t>
      </w:r>
      <w:r w:rsidR="0010069E">
        <w:t xml:space="preserve"> (nach Verrichtungen)</w:t>
      </w:r>
      <w:r>
        <w:t>: Einkauf, Sekretariat, Marketing, …</w:t>
      </w:r>
    </w:p>
    <w:p w:rsidR="0010069E" w:rsidP="00F3589E" w:rsidRDefault="0010069E" w14:paraId="4A12D54B" w14:textId="146D9B0E">
      <w:pPr>
        <w:pStyle w:val="Listenabsatz"/>
        <w:numPr>
          <w:ilvl w:val="0"/>
          <w:numId w:val="2"/>
        </w:numPr>
      </w:pPr>
      <w:r>
        <w:t>verschiedene Stellen (nach Objekten): Nähmaterial, Schreibmaterial, Ladekabel, …</w:t>
      </w:r>
    </w:p>
    <w:p w:rsidR="0010069E" w:rsidP="00F3589E" w:rsidRDefault="0010069E" w14:paraId="4BE21B30" w14:textId="0380A90A">
      <w:pPr>
        <w:pStyle w:val="Listenabsatz"/>
        <w:numPr>
          <w:ilvl w:val="0"/>
          <w:numId w:val="2"/>
        </w:numPr>
      </w:pPr>
      <w:r>
        <w:t>verschiedene Stellen (nach geografischer Einteilung): Ostösterreich, Florida, Europa, …</w:t>
      </w:r>
    </w:p>
    <w:p w:rsidR="00E97590" w:rsidP="00F3589E" w:rsidRDefault="00E97590" w14:paraId="79E19017" w14:textId="187C073A">
      <w:pPr>
        <w:pStyle w:val="Listenabsatz"/>
        <w:numPr>
          <w:ilvl w:val="0"/>
          <w:numId w:val="2"/>
        </w:numPr>
      </w:pPr>
      <w:r>
        <w:t xml:space="preserve">verschiedene Stellen (nach Kundengruppen): </w:t>
      </w:r>
      <w:r w:rsidR="008A3D62">
        <w:t>Spar, Hofer, Bäcker, …</w:t>
      </w:r>
    </w:p>
    <w:p w:rsidR="005566BE" w:rsidP="005566BE" w:rsidRDefault="005566BE" w14:paraId="59A212D1" w14:textId="58C20CE7">
      <w:r>
        <w:t xml:space="preserve">Eine </w:t>
      </w:r>
      <w:r w:rsidRPr="005566BE">
        <w:rPr>
          <w:b/>
          <w:bCs/>
        </w:rPr>
        <w:t>Stelle</w:t>
      </w:r>
      <w:r>
        <w:t xml:space="preserve"> besteht aus mehreren </w:t>
      </w:r>
      <w:r w:rsidRPr="005566BE">
        <w:rPr>
          <w:b/>
          <w:bCs/>
        </w:rPr>
        <w:t>Aufgaben</w:t>
      </w:r>
      <w:r>
        <w:t>.</w:t>
      </w:r>
    </w:p>
    <w:p w:rsidR="00E45EC2" w:rsidP="00F3589E" w:rsidRDefault="00C734D3" w14:paraId="56E90F3E" w14:textId="77777777">
      <w:pPr>
        <w:pStyle w:val="Listenabsatz"/>
        <w:numPr>
          <w:ilvl w:val="0"/>
          <w:numId w:val="2"/>
        </w:numPr>
      </w:pPr>
      <w:r>
        <w:t>verschiedene Aufgaben (Sekretariat): Termine vereinbaren, Dokumente verwalten, um Post kümmern, Daten von neuen Mitarbeitern erheben, …</w:t>
      </w:r>
    </w:p>
    <w:p w:rsidR="00E45EC2" w:rsidP="00E45EC2" w:rsidRDefault="00E45EC2" w14:paraId="51009272" w14:textId="77777777">
      <w:r>
        <w:t xml:space="preserve">Die </w:t>
      </w:r>
      <w:r w:rsidRPr="00B30AEC">
        <w:rPr>
          <w:b/>
          <w:bCs/>
        </w:rPr>
        <w:t>Abteilungen</w:t>
      </w:r>
      <w:r>
        <w:t xml:space="preserve"> können gegliedert sein nach:</w:t>
      </w:r>
    </w:p>
    <w:p w:rsidR="00C734D3" w:rsidP="00F3589E" w:rsidRDefault="00E45EC2" w14:paraId="2775D8C7" w14:textId="6173A1E1">
      <w:pPr>
        <w:pStyle w:val="Listenabsatz"/>
        <w:numPr>
          <w:ilvl w:val="0"/>
          <w:numId w:val="2"/>
        </w:numPr>
      </w:pPr>
      <w:r>
        <w:t>Verrichtungen</w:t>
      </w:r>
    </w:p>
    <w:p w:rsidR="00E45EC2" w:rsidP="00F3589E" w:rsidRDefault="00E45EC2" w14:paraId="2C162415" w14:textId="34B16894">
      <w:pPr>
        <w:pStyle w:val="Listenabsatz"/>
        <w:numPr>
          <w:ilvl w:val="0"/>
          <w:numId w:val="2"/>
        </w:numPr>
      </w:pPr>
      <w:r>
        <w:t>Objekten</w:t>
      </w:r>
    </w:p>
    <w:p w:rsidR="00E45EC2" w:rsidP="00F3589E" w:rsidRDefault="00E45EC2" w14:paraId="1505D4C7" w14:textId="24D62C12">
      <w:pPr>
        <w:pStyle w:val="Listenabsatz"/>
        <w:numPr>
          <w:ilvl w:val="0"/>
          <w:numId w:val="2"/>
        </w:numPr>
      </w:pPr>
      <w:r>
        <w:t>geografischen Einteilungen</w:t>
      </w:r>
    </w:p>
    <w:p w:rsidR="00E45EC2" w:rsidP="00F3589E" w:rsidRDefault="00E45EC2" w14:paraId="3489DFE7" w14:textId="03CA3319">
      <w:pPr>
        <w:pStyle w:val="Listenabsatz"/>
        <w:numPr>
          <w:ilvl w:val="0"/>
          <w:numId w:val="2"/>
        </w:numPr>
      </w:pPr>
      <w:r>
        <w:t>Kundengruppen</w:t>
      </w:r>
    </w:p>
    <w:p w:rsidR="006A7989" w:rsidP="006A7989" w:rsidRDefault="006A7989" w14:paraId="7F16F6DB" w14:textId="72C3A46D">
      <w:r>
        <w:t xml:space="preserve">Es gibt 3 verschiedene </w:t>
      </w:r>
      <w:r w:rsidRPr="001A2486">
        <w:rPr>
          <w:b/>
          <w:bCs/>
        </w:rPr>
        <w:t>Stellen</w:t>
      </w:r>
      <w:r>
        <w:t>:</w:t>
      </w:r>
    </w:p>
    <w:p w:rsidR="006A7989" w:rsidP="00F3589E" w:rsidRDefault="006A7989" w14:paraId="5687E933" w14:textId="7A4EFCBF">
      <w:pPr>
        <w:pStyle w:val="Listenabsatz"/>
        <w:numPr>
          <w:ilvl w:val="0"/>
          <w:numId w:val="3"/>
        </w:numPr>
      </w:pPr>
      <w:r>
        <w:t>untergeordnete Stellen (Befehlsempfänger)</w:t>
      </w:r>
    </w:p>
    <w:p w:rsidR="006A7989" w:rsidP="00F3589E" w:rsidRDefault="006A7989" w14:paraId="434335EE" w14:textId="1ADE283F">
      <w:pPr>
        <w:pStyle w:val="Listenabsatz"/>
        <w:numPr>
          <w:ilvl w:val="0"/>
          <w:numId w:val="3"/>
        </w:numPr>
      </w:pPr>
      <w:r>
        <w:t>Instanzen (Befehlsgeber)</w:t>
      </w:r>
    </w:p>
    <w:p w:rsidR="006A7989" w:rsidP="00F3589E" w:rsidRDefault="006A7989" w14:paraId="57BACB88" w14:textId="4EC91738">
      <w:pPr>
        <w:pStyle w:val="Listenabsatz"/>
        <w:numPr>
          <w:ilvl w:val="0"/>
          <w:numId w:val="3"/>
        </w:numPr>
      </w:pPr>
      <w:r>
        <w:t>Stabstellen (beratende Funktion)</w:t>
      </w:r>
    </w:p>
    <w:p w:rsidR="00F74755" w:rsidP="00F74755" w:rsidRDefault="00F74755" w14:paraId="138C9B0F" w14:textId="4CB5453B">
      <w:r>
        <w:t>Informationswege:</w:t>
      </w:r>
    </w:p>
    <w:p w:rsidR="00F74755" w:rsidP="00F3589E" w:rsidRDefault="00F74755" w14:paraId="612DB768" w14:textId="7185AAAA">
      <w:pPr>
        <w:pStyle w:val="Listenabsatz"/>
        <w:numPr>
          <w:ilvl w:val="0"/>
          <w:numId w:val="12"/>
        </w:numPr>
      </w:pPr>
      <w:r>
        <w:t>formel: nur über den offiziellen Informationsweg miteinander sprechen</w:t>
      </w:r>
    </w:p>
    <w:p w:rsidR="00BE176B" w:rsidP="00F3589E" w:rsidRDefault="00F74755" w14:paraId="086F4437" w14:textId="77777777">
      <w:pPr>
        <w:pStyle w:val="Listenabsatz"/>
        <w:numPr>
          <w:ilvl w:val="0"/>
          <w:numId w:val="12"/>
        </w:numPr>
      </w:pPr>
      <w:r>
        <w:t>informel: private über keine offiziellen Informationsweg miteinander reden</w:t>
      </w:r>
    </w:p>
    <w:p w:rsidR="003F64BB" w:rsidP="00BE176B" w:rsidRDefault="00BE176B" w14:paraId="38DDDA81" w14:textId="77777777">
      <w:r>
        <w:t xml:space="preserve">Eine </w:t>
      </w:r>
      <w:r w:rsidRPr="00505257">
        <w:rPr>
          <w:b/>
          <w:bCs/>
        </w:rPr>
        <w:t>grafische Darstellung</w:t>
      </w:r>
      <w:r>
        <w:t xml:space="preserve"> macht erst Sinn, wenn im Unternehmen eine Hierarchie aufgebaut werden soll. Vorher, wenn jeder sich um Alles kümmert, macht dies keinen Sinn.</w:t>
      </w:r>
    </w:p>
    <w:p w:rsidR="00B3492A" w:rsidP="00BE176B" w:rsidRDefault="003F64BB" w14:paraId="6DE3EF18" w14:textId="55349BB1">
      <w:r w:rsidRPr="003F64BB">
        <w:rPr>
          <w:noProof/>
        </w:rPr>
        <w:drawing>
          <wp:inline distT="0" distB="0" distL="0" distR="0" wp14:anchorId="5E45C325" wp14:editId="5ECEB62D">
            <wp:extent cx="3684730" cy="1815152"/>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7136" cy="1816337"/>
                    </a:xfrm>
                    <a:prstGeom prst="rect">
                      <a:avLst/>
                    </a:prstGeom>
                  </pic:spPr>
                </pic:pic>
              </a:graphicData>
            </a:graphic>
          </wp:inline>
        </w:drawing>
      </w:r>
      <w:r w:rsidR="00B3492A">
        <w:br w:type="page"/>
      </w:r>
    </w:p>
    <w:p w:rsidR="005B0E83" w:rsidP="005B0E83" w:rsidRDefault="005B0E83" w14:paraId="04C3B43E" w14:textId="0FC792F1">
      <w:pPr>
        <w:pStyle w:val="berschrift2"/>
      </w:pPr>
      <w:bookmarkStart w:name="_Toc85471047" w:id="15"/>
      <w:r>
        <w:t>Liniensysteme</w:t>
      </w:r>
      <w:bookmarkEnd w:id="15"/>
    </w:p>
    <w:p w:rsidR="005B0E83" w:rsidP="005B0E83" w:rsidRDefault="005B0E83" w14:paraId="68F22EAE" w14:textId="765CD973">
      <w:pPr>
        <w:pStyle w:val="berschrift3"/>
      </w:pPr>
      <w:bookmarkStart w:name="_Toc85471048" w:id="16"/>
      <w:r>
        <w:t>Einliniensystem</w:t>
      </w:r>
      <w:bookmarkEnd w:id="16"/>
    </w:p>
    <w:p w:rsidR="005B0E83" w:rsidP="005B0E83" w:rsidRDefault="005B0E83" w14:paraId="570C53F6" w14:textId="5C722BAC">
      <w:r>
        <w:t>Vorteile:</w:t>
      </w:r>
    </w:p>
    <w:p w:rsidR="005B0E83" w:rsidP="00F3589E" w:rsidRDefault="008C2051" w14:paraId="065E0AB5" w14:textId="23024FBC">
      <w:pPr>
        <w:pStyle w:val="Listenabsatz"/>
        <w:numPr>
          <w:ilvl w:val="0"/>
          <w:numId w:val="4"/>
        </w:numPr>
      </w:pPr>
      <w:r>
        <w:rPr>
          <w:noProof/>
        </w:rPr>
        <w:drawing>
          <wp:anchor distT="0" distB="0" distL="114300" distR="114300" simplePos="0" relativeHeight="251653120" behindDoc="0" locked="0" layoutInCell="1" allowOverlap="1" wp14:anchorId="451E931C" wp14:editId="7CADDF58">
            <wp:simplePos x="0" y="0"/>
            <wp:positionH relativeFrom="column">
              <wp:posOffset>2844165</wp:posOffset>
            </wp:positionH>
            <wp:positionV relativeFrom="paragraph">
              <wp:posOffset>5715</wp:posOffset>
            </wp:positionV>
            <wp:extent cx="2916555" cy="1382395"/>
            <wp:effectExtent l="0" t="0" r="0" b="8255"/>
            <wp:wrapThrough wrapText="bothSides">
              <wp:wrapPolygon edited="0">
                <wp:start x="0" y="0"/>
                <wp:lineTo x="0" y="21431"/>
                <wp:lineTo x="21445" y="21431"/>
                <wp:lineTo x="21445"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6555" cy="1382395"/>
                    </a:xfrm>
                    <a:prstGeom prst="rect">
                      <a:avLst/>
                    </a:prstGeom>
                  </pic:spPr>
                </pic:pic>
              </a:graphicData>
            </a:graphic>
            <wp14:sizeRelH relativeFrom="margin">
              <wp14:pctWidth>0</wp14:pctWidth>
            </wp14:sizeRelH>
            <wp14:sizeRelV relativeFrom="margin">
              <wp14:pctHeight>0</wp14:pctHeight>
            </wp14:sizeRelV>
          </wp:anchor>
        </w:drawing>
      </w:r>
      <w:r w:rsidR="005B0E83">
        <w:t>klar geregelter Aufbau</w:t>
      </w:r>
    </w:p>
    <w:p w:rsidR="005B0E83" w:rsidP="00F3589E" w:rsidRDefault="005B0E83" w14:paraId="38E39825" w14:textId="2EE4E500">
      <w:pPr>
        <w:pStyle w:val="Listenabsatz"/>
        <w:numPr>
          <w:ilvl w:val="0"/>
          <w:numId w:val="4"/>
        </w:numPr>
      </w:pPr>
      <w:r>
        <w:t>klare Weisungskompetenz</w:t>
      </w:r>
    </w:p>
    <w:p w:rsidR="005B0E83" w:rsidP="00F3589E" w:rsidRDefault="005B0E83" w14:paraId="1E31F915" w14:textId="52F84052">
      <w:pPr>
        <w:pStyle w:val="Listenabsatz"/>
        <w:numPr>
          <w:ilvl w:val="0"/>
          <w:numId w:val="4"/>
        </w:numPr>
      </w:pPr>
      <w:r>
        <w:t>eindeutiger Berichtsweg</w:t>
      </w:r>
    </w:p>
    <w:p w:rsidR="003C36BB" w:rsidP="003C36BB" w:rsidRDefault="003C36BB" w14:paraId="3A292D86" w14:textId="1C33E5F6">
      <w:r>
        <w:t>Nachteile:</w:t>
      </w:r>
    </w:p>
    <w:p w:rsidR="003C36BB" w:rsidP="00F3589E" w:rsidRDefault="003C36BB" w14:paraId="630F7518" w14:textId="74303673">
      <w:pPr>
        <w:pStyle w:val="Listenabsatz"/>
        <w:numPr>
          <w:ilvl w:val="0"/>
          <w:numId w:val="5"/>
        </w:numPr>
      </w:pPr>
      <w:r>
        <w:t>lange Kommunikationswege</w:t>
      </w:r>
    </w:p>
    <w:p w:rsidR="003C36BB" w:rsidP="00F3589E" w:rsidRDefault="003C36BB" w14:paraId="78A5C286" w14:textId="0B1B8520">
      <w:pPr>
        <w:pStyle w:val="Listenabsatz"/>
        <w:numPr>
          <w:ilvl w:val="0"/>
          <w:numId w:val="5"/>
        </w:numPr>
      </w:pPr>
      <w:r>
        <w:t>Überlastung oberer Instanz</w:t>
      </w:r>
    </w:p>
    <w:p w:rsidR="003C36BB" w:rsidP="003C36BB" w:rsidRDefault="003C36BB" w14:paraId="56F19693" w14:textId="630F0FEE">
      <w:pPr>
        <w:pStyle w:val="berschrift3"/>
      </w:pPr>
      <w:bookmarkStart w:name="_Toc85471049" w:id="17"/>
      <w:r>
        <w:t>Mehrliniensystem</w:t>
      </w:r>
      <w:bookmarkEnd w:id="17"/>
    </w:p>
    <w:p w:rsidR="00660445" w:rsidP="00660445" w:rsidRDefault="00EA2991" w14:paraId="6B33EEF8" w14:textId="69732CAC">
      <w:r w:rsidRPr="00EA2991">
        <w:rPr>
          <w:noProof/>
        </w:rPr>
        <w:drawing>
          <wp:anchor distT="0" distB="0" distL="114300" distR="114300" simplePos="0" relativeHeight="251656192" behindDoc="0" locked="0" layoutInCell="1" allowOverlap="1" wp14:anchorId="689177A5" wp14:editId="355E30C7">
            <wp:simplePos x="0" y="0"/>
            <wp:positionH relativeFrom="column">
              <wp:posOffset>2828018</wp:posOffset>
            </wp:positionH>
            <wp:positionV relativeFrom="paragraph">
              <wp:posOffset>296636</wp:posOffset>
            </wp:positionV>
            <wp:extent cx="2927350" cy="1376045"/>
            <wp:effectExtent l="0" t="0" r="6350" b="0"/>
            <wp:wrapThrough wrapText="bothSides">
              <wp:wrapPolygon edited="0">
                <wp:start x="0" y="0"/>
                <wp:lineTo x="0" y="21231"/>
                <wp:lineTo x="21506" y="21231"/>
                <wp:lineTo x="21506"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7350" cy="1376045"/>
                    </a:xfrm>
                    <a:prstGeom prst="rect">
                      <a:avLst/>
                    </a:prstGeom>
                  </pic:spPr>
                </pic:pic>
              </a:graphicData>
            </a:graphic>
            <wp14:sizeRelH relativeFrom="margin">
              <wp14:pctWidth>0</wp14:pctWidth>
            </wp14:sizeRelH>
            <wp14:sizeRelV relativeFrom="margin">
              <wp14:pctHeight>0</wp14:pctHeight>
            </wp14:sizeRelV>
          </wp:anchor>
        </w:drawing>
      </w:r>
      <w:r w:rsidR="003C36BB">
        <w:t>Vorteile:</w:t>
      </w:r>
    </w:p>
    <w:p w:rsidR="00660445" w:rsidP="00F3589E" w:rsidRDefault="00660445" w14:paraId="001B1730" w14:textId="377A32C2">
      <w:pPr>
        <w:pStyle w:val="Listenabsatz"/>
        <w:numPr>
          <w:ilvl w:val="0"/>
          <w:numId w:val="6"/>
        </w:numPr>
      </w:pPr>
      <w:r>
        <w:t>Entlastung der Managem</w:t>
      </w:r>
      <w:r w:rsidR="00C14411">
        <w:t>e</w:t>
      </w:r>
      <w:r>
        <w:t>ntebene</w:t>
      </w:r>
    </w:p>
    <w:p w:rsidR="003A7EF7" w:rsidP="00F3589E" w:rsidRDefault="003A7EF7" w14:paraId="5D38B08A" w14:textId="2638AAEC">
      <w:pPr>
        <w:pStyle w:val="Listenabsatz"/>
        <w:numPr>
          <w:ilvl w:val="0"/>
          <w:numId w:val="6"/>
        </w:numPr>
      </w:pPr>
      <w:r>
        <w:t>kürzere Kommunikations-, Informations- und Weisungswege</w:t>
      </w:r>
    </w:p>
    <w:p w:rsidR="004E4D05" w:rsidP="00F3589E" w:rsidRDefault="004E4D05" w14:paraId="6701D408" w14:textId="279AA755">
      <w:pPr>
        <w:pStyle w:val="Listenabsatz"/>
        <w:numPr>
          <w:ilvl w:val="0"/>
          <w:numId w:val="6"/>
        </w:numPr>
      </w:pPr>
      <w:r>
        <w:t>Spezialisierungsmöglichkeiten</w:t>
      </w:r>
    </w:p>
    <w:p w:rsidR="00105CF8" w:rsidP="00F3589E" w:rsidRDefault="00105CF8" w14:paraId="73123547" w14:textId="5D72DC07">
      <w:pPr>
        <w:pStyle w:val="Listenabsatz"/>
        <w:numPr>
          <w:ilvl w:val="0"/>
          <w:numId w:val="6"/>
        </w:numPr>
      </w:pPr>
      <w:r>
        <w:t>informelle Strukturen eher unnötig</w:t>
      </w:r>
    </w:p>
    <w:p w:rsidR="00BF064A" w:rsidP="00F3589E" w:rsidRDefault="00BF064A" w14:paraId="051B523A" w14:textId="6F7DC615">
      <w:pPr>
        <w:pStyle w:val="Listenabsatz"/>
        <w:numPr>
          <w:ilvl w:val="0"/>
          <w:numId w:val="6"/>
        </w:numPr>
      </w:pPr>
      <w:r>
        <w:t>ideal für Projektarbeit</w:t>
      </w:r>
    </w:p>
    <w:p w:rsidR="001623E0" w:rsidP="00660445" w:rsidRDefault="003C36BB" w14:paraId="21B501D8" w14:textId="42638CBD">
      <w:r>
        <w:t>Nachteile:</w:t>
      </w:r>
    </w:p>
    <w:p w:rsidR="003C36BB" w:rsidP="00F3589E" w:rsidRDefault="001B22ED" w14:paraId="5D527A1F" w14:textId="487E5D9F">
      <w:pPr>
        <w:pStyle w:val="Listenabsatz"/>
        <w:numPr>
          <w:ilvl w:val="0"/>
          <w:numId w:val="6"/>
        </w:numPr>
      </w:pPr>
      <w:r>
        <w:t>widersprüchliche Aufträge / Weisungen</w:t>
      </w:r>
    </w:p>
    <w:p w:rsidR="004E4D05" w:rsidP="00F3589E" w:rsidRDefault="00BD4763" w14:paraId="3EAA4C2A" w14:textId="30661BA3">
      <w:pPr>
        <w:pStyle w:val="Listenabsatz"/>
        <w:numPr>
          <w:ilvl w:val="0"/>
          <w:numId w:val="6"/>
        </w:numPr>
      </w:pPr>
      <w:r>
        <w:t>hoher Abstimmungsaufwand</w:t>
      </w:r>
      <w:r w:rsidR="009F4E5C">
        <w:t xml:space="preserve"> / Koordinationsaufwand</w:t>
      </w:r>
    </w:p>
    <w:p w:rsidR="009F4E5C" w:rsidP="00F3589E" w:rsidRDefault="005E40F7" w14:paraId="583F165A" w14:textId="4419FE4E">
      <w:pPr>
        <w:pStyle w:val="Listenabsatz"/>
        <w:numPr>
          <w:ilvl w:val="0"/>
          <w:numId w:val="6"/>
        </w:numPr>
      </w:pPr>
      <w:r>
        <w:t>hoher Kommunikationsaufwand</w:t>
      </w:r>
      <w:r w:rsidR="00E23A4D">
        <w:t xml:space="preserve"> </w:t>
      </w:r>
      <w:r w:rsidR="00E23A4D">
        <w:rPr>
          <w:rFonts w:ascii="Wingdings" w:hAnsi="Wingdings" w:eastAsia="Wingdings" w:cs="Wingdings"/>
        </w:rPr>
        <w:t>à</w:t>
      </w:r>
      <w:r w:rsidR="00E23A4D">
        <w:t xml:space="preserve"> damit keine Widersprechungen</w:t>
      </w:r>
    </w:p>
    <w:p w:rsidR="000C7528" w:rsidP="000C7528" w:rsidRDefault="000C7528" w14:paraId="6605A9CD" w14:textId="53E300BD">
      <w:pPr>
        <w:pStyle w:val="berschrift3"/>
      </w:pPr>
      <w:bookmarkStart w:name="_Toc85471050" w:id="18"/>
      <w:r>
        <w:t>Stabliniensystem</w:t>
      </w:r>
      <w:bookmarkEnd w:id="18"/>
    </w:p>
    <w:p w:rsidR="000C7528" w:rsidP="000C7528" w:rsidRDefault="000C7528" w14:paraId="4ED438FE" w14:textId="77777777">
      <w:r>
        <w:t>Vorteile:</w:t>
      </w:r>
    </w:p>
    <w:p w:rsidR="000C7528" w:rsidP="00F3589E" w:rsidRDefault="003753F7" w14:paraId="3E9B3C1E" w14:textId="0A970AE7">
      <w:pPr>
        <w:pStyle w:val="Listenabsatz"/>
        <w:numPr>
          <w:ilvl w:val="0"/>
          <w:numId w:val="6"/>
        </w:numPr>
      </w:pPr>
      <w:r>
        <w:rPr>
          <w:noProof/>
        </w:rPr>
        <w:drawing>
          <wp:anchor distT="0" distB="0" distL="114300" distR="114300" simplePos="0" relativeHeight="251655168" behindDoc="0" locked="0" layoutInCell="1" allowOverlap="1" wp14:anchorId="65DC9D52" wp14:editId="79820BCB">
            <wp:simplePos x="0" y="0"/>
            <wp:positionH relativeFrom="column">
              <wp:posOffset>3127375</wp:posOffset>
            </wp:positionH>
            <wp:positionV relativeFrom="paragraph">
              <wp:posOffset>157480</wp:posOffset>
            </wp:positionV>
            <wp:extent cx="2633980" cy="1248410"/>
            <wp:effectExtent l="0" t="0" r="0" b="8890"/>
            <wp:wrapThrough wrapText="bothSides">
              <wp:wrapPolygon edited="0">
                <wp:start x="0" y="0"/>
                <wp:lineTo x="0" y="21424"/>
                <wp:lineTo x="21402" y="21424"/>
                <wp:lineTo x="21402"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3980" cy="1248410"/>
                    </a:xfrm>
                    <a:prstGeom prst="rect">
                      <a:avLst/>
                    </a:prstGeom>
                  </pic:spPr>
                </pic:pic>
              </a:graphicData>
            </a:graphic>
            <wp14:sizeRelH relativeFrom="margin">
              <wp14:pctWidth>0</wp14:pctWidth>
            </wp14:sizeRelH>
            <wp14:sizeRelV relativeFrom="margin">
              <wp14:pctHeight>0</wp14:pctHeight>
            </wp14:sizeRelV>
          </wp:anchor>
        </w:drawing>
      </w:r>
      <w:r w:rsidR="000C7528">
        <w:t>Nutzung Spezialkenntnisse der Stabstellen</w:t>
      </w:r>
    </w:p>
    <w:p w:rsidR="000C7528" w:rsidP="000C7528" w:rsidRDefault="000C7528" w14:paraId="776BA178" w14:textId="1CECA996">
      <w:r>
        <w:t>Nachteile:</w:t>
      </w:r>
    </w:p>
    <w:p w:rsidR="000C7528" w:rsidP="00F3589E" w:rsidRDefault="000C7528" w14:paraId="6D4900B8" w14:textId="13C4BF1F">
      <w:pPr>
        <w:pStyle w:val="Listenabsatz"/>
        <w:numPr>
          <w:ilvl w:val="0"/>
          <w:numId w:val="6"/>
        </w:numPr>
      </w:pPr>
      <w:r>
        <w:t>Stäbe unterbreiten Vorschläge;</w:t>
      </w:r>
      <w:r>
        <w:br/>
      </w:r>
      <w:r>
        <w:t>tragen aber keine direkte Verantwortung</w:t>
      </w:r>
    </w:p>
    <w:p w:rsidR="000C7528" w:rsidP="00F3589E" w:rsidRDefault="000C7528" w14:paraId="2EBD7903" w14:textId="1A5FCBD5">
      <w:pPr>
        <w:pStyle w:val="Listenabsatz"/>
        <w:numPr>
          <w:ilvl w:val="0"/>
          <w:numId w:val="6"/>
        </w:numPr>
      </w:pPr>
      <w:r>
        <w:t>Stäbe haben durch ihre Nähe einen großen</w:t>
      </w:r>
      <w:r>
        <w:br/>
      </w:r>
      <w:r>
        <w:t>(oft unkontrollierbaren) Einfluss au</w:t>
      </w:r>
      <w:r w:rsidR="00971BBC">
        <w:t>f</w:t>
      </w:r>
      <w:r>
        <w:t xml:space="preserve"> das Management.</w:t>
      </w:r>
    </w:p>
    <w:p w:rsidR="00291D75" w:rsidP="00F3589E" w:rsidRDefault="000C7528" w14:paraId="55586592" w14:textId="5B653239">
      <w:pPr>
        <w:pStyle w:val="Listenabsatz"/>
        <w:numPr>
          <w:ilvl w:val="0"/>
          <w:numId w:val="6"/>
        </w:numPr>
      </w:pPr>
      <w:r>
        <w:t>Stäbe eignen sich langsam Linien</w:t>
      </w:r>
      <w:r w:rsidR="003178F5">
        <w:t>funk</w:t>
      </w:r>
      <w:r>
        <w:t>tionen an</w:t>
      </w:r>
      <w:r w:rsidRPr="003753F7" w:rsidR="003753F7">
        <w:rPr>
          <w:noProof/>
        </w:rPr>
        <w:t xml:space="preserve"> </w:t>
      </w:r>
    </w:p>
    <w:p w:rsidR="00302CA5" w:rsidP="00302CA5" w:rsidRDefault="00291D75" w14:paraId="756E138C" w14:textId="20128EDD">
      <w:pPr>
        <w:pStyle w:val="berschrift3"/>
      </w:pPr>
      <w:bookmarkStart w:name="_Toc85471051" w:id="19"/>
      <w:r w:rsidRPr="00B01DA6">
        <w:rPr>
          <w:noProof/>
        </w:rPr>
        <w:drawing>
          <wp:anchor distT="0" distB="0" distL="114300" distR="114300" simplePos="0" relativeHeight="251657216" behindDoc="0" locked="0" layoutInCell="1" allowOverlap="1" wp14:anchorId="05DE65C8" wp14:editId="0D0B7238">
            <wp:simplePos x="0" y="0"/>
            <wp:positionH relativeFrom="column">
              <wp:posOffset>0</wp:posOffset>
            </wp:positionH>
            <wp:positionV relativeFrom="paragraph">
              <wp:posOffset>304468</wp:posOffset>
            </wp:positionV>
            <wp:extent cx="5760720" cy="3331210"/>
            <wp:effectExtent l="0" t="0" r="0" b="2540"/>
            <wp:wrapThrough wrapText="bothSides">
              <wp:wrapPolygon edited="0">
                <wp:start x="0" y="0"/>
                <wp:lineTo x="0" y="21493"/>
                <wp:lineTo x="21500" y="21493"/>
                <wp:lineTo x="21500"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31210"/>
                    </a:xfrm>
                    <a:prstGeom prst="rect">
                      <a:avLst/>
                    </a:prstGeom>
                  </pic:spPr>
                </pic:pic>
              </a:graphicData>
            </a:graphic>
          </wp:anchor>
        </w:drawing>
      </w:r>
      <w:r w:rsidR="00302CA5">
        <w:t>Matrixorganisation</w:t>
      </w:r>
      <w:bookmarkEnd w:id="19"/>
    </w:p>
    <w:p w:rsidR="00B01DA6" w:rsidP="00B01DA6" w:rsidRDefault="000805B8" w14:paraId="1A811A9F" w14:textId="6F331BA4">
      <w:r>
        <w:t>Vorteile:</w:t>
      </w:r>
    </w:p>
    <w:p w:rsidR="000805B8" w:rsidP="00F3589E" w:rsidRDefault="000805B8" w14:paraId="6AFA3F93" w14:textId="362950A6">
      <w:pPr>
        <w:pStyle w:val="Listenabsatz"/>
        <w:numPr>
          <w:ilvl w:val="0"/>
          <w:numId w:val="19"/>
        </w:numPr>
      </w:pPr>
      <w:r>
        <w:t>mehrer Ansprechpartner für einen Bereich</w:t>
      </w:r>
    </w:p>
    <w:p w:rsidR="000805B8" w:rsidP="00F3589E" w:rsidRDefault="000805B8" w14:paraId="1D65CDFC" w14:textId="45EE959E">
      <w:pPr>
        <w:pStyle w:val="Listenabsatz"/>
        <w:numPr>
          <w:ilvl w:val="0"/>
          <w:numId w:val="19"/>
        </w:numPr>
      </w:pPr>
      <w:r>
        <w:t>Teamarbeit wird gefördert</w:t>
      </w:r>
    </w:p>
    <w:p w:rsidR="000805B8" w:rsidP="00F3589E" w:rsidRDefault="000805B8" w14:paraId="659BFF75" w14:textId="18E1930B">
      <w:pPr>
        <w:pStyle w:val="Listenabsatz"/>
        <w:numPr>
          <w:ilvl w:val="0"/>
          <w:numId w:val="19"/>
        </w:numPr>
      </w:pPr>
      <w:r>
        <w:t>Wegfall von Hierarchien zwischen einzelnen Bereichen</w:t>
      </w:r>
    </w:p>
    <w:p w:rsidR="000805B8" w:rsidP="00F3589E" w:rsidRDefault="000805B8" w14:paraId="16B846E9" w14:textId="2A686079">
      <w:pPr>
        <w:pStyle w:val="Listenabsatz"/>
        <w:numPr>
          <w:ilvl w:val="0"/>
          <w:numId w:val="19"/>
        </w:numPr>
      </w:pPr>
      <w:r>
        <w:t>kurze Kommunikationswege</w:t>
      </w:r>
    </w:p>
    <w:p w:rsidR="00794DAF" w:rsidP="00794DAF" w:rsidRDefault="00794DAF" w14:paraId="0149CA1E" w14:textId="2E3C4D9B">
      <w:r>
        <w:t>Nachteile:</w:t>
      </w:r>
    </w:p>
    <w:p w:rsidR="00794DAF" w:rsidP="00F3589E" w:rsidRDefault="00794DAF" w14:paraId="0BCDD8DB" w14:textId="38A7D8F8">
      <w:pPr>
        <w:pStyle w:val="Listenabsatz"/>
        <w:numPr>
          <w:ilvl w:val="0"/>
          <w:numId w:val="20"/>
        </w:numPr>
      </w:pPr>
      <w:r>
        <w:t>Entscheidungsprozesse dauern lange wegen erhöhten Abstimmungsaufwandes</w:t>
      </w:r>
    </w:p>
    <w:p w:rsidR="00794DAF" w:rsidP="00F3589E" w:rsidRDefault="00422F9D" w14:paraId="73050414" w14:textId="331673F2">
      <w:pPr>
        <w:pStyle w:val="Listenabsatz"/>
        <w:numPr>
          <w:ilvl w:val="0"/>
          <w:numId w:val="20"/>
        </w:numPr>
      </w:pPr>
      <w:r>
        <w:t>K</w:t>
      </w:r>
      <w:r w:rsidR="00794DAF">
        <w:t>ompetenzenüberschneidung</w:t>
      </w:r>
    </w:p>
    <w:p w:rsidR="00794DAF" w:rsidP="00F3589E" w:rsidRDefault="00794DAF" w14:paraId="5A7A0953" w14:textId="581F4AA7">
      <w:pPr>
        <w:pStyle w:val="Listenabsatz"/>
        <w:numPr>
          <w:ilvl w:val="0"/>
          <w:numId w:val="20"/>
        </w:numPr>
      </w:pPr>
      <w:r>
        <w:t>Erfolg und Misserfolg schwer zuzuordnen</w:t>
      </w:r>
    </w:p>
    <w:p w:rsidRPr="00B01DA6" w:rsidR="00B01DA6" w:rsidP="00B01DA6" w:rsidRDefault="00B01DA6" w14:paraId="7BC778D7" w14:textId="2C14411C"/>
    <w:p w:rsidR="009B404F" w:rsidRDefault="009B404F" w14:paraId="5BB7B6F4" w14:textId="6EB4ED41">
      <w:r>
        <w:br w:type="page"/>
      </w:r>
    </w:p>
    <w:p w:rsidR="009B404F" w:rsidP="00264B67" w:rsidRDefault="00264B67" w14:paraId="4B12FF16" w14:textId="5D48B6A3">
      <w:pPr>
        <w:pStyle w:val="berschrift3"/>
      </w:pPr>
      <w:bookmarkStart w:name="_Toc85471052" w:id="20"/>
      <w:r w:rsidRPr="009B404F">
        <w:rPr>
          <w:noProof/>
        </w:rPr>
        <w:drawing>
          <wp:anchor distT="0" distB="0" distL="114300" distR="114300" simplePos="0" relativeHeight="251659264" behindDoc="0" locked="0" layoutInCell="1" allowOverlap="1" wp14:anchorId="43792824" wp14:editId="0B299168">
            <wp:simplePos x="0" y="0"/>
            <wp:positionH relativeFrom="column">
              <wp:posOffset>0</wp:posOffset>
            </wp:positionH>
            <wp:positionV relativeFrom="paragraph">
              <wp:posOffset>236492</wp:posOffset>
            </wp:positionV>
            <wp:extent cx="5760720" cy="3499485"/>
            <wp:effectExtent l="0" t="0" r="0" b="5715"/>
            <wp:wrapThrough wrapText="bothSides">
              <wp:wrapPolygon edited="0">
                <wp:start x="0" y="0"/>
                <wp:lineTo x="0" y="21518"/>
                <wp:lineTo x="21500" y="21518"/>
                <wp:lineTo x="21500"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99485"/>
                    </a:xfrm>
                    <a:prstGeom prst="rect">
                      <a:avLst/>
                    </a:prstGeom>
                  </pic:spPr>
                </pic:pic>
              </a:graphicData>
            </a:graphic>
          </wp:anchor>
        </w:drawing>
      </w:r>
      <w:r w:rsidR="009B404F">
        <w:t>Liniensysteme nach divisionaler Gliederung</w:t>
      </w:r>
      <w:bookmarkEnd w:id="20"/>
    </w:p>
    <w:p w:rsidR="00264B67" w:rsidP="00264B67" w:rsidRDefault="00264B67" w14:paraId="1D1BEEEC" w14:textId="53A9A15C"/>
    <w:p w:rsidR="00264B67" w:rsidP="00264B67" w:rsidRDefault="00264B67" w14:paraId="2DA02728" w14:textId="003BC8CF">
      <w:r>
        <w:t>Vorteile:</w:t>
      </w:r>
    </w:p>
    <w:p w:rsidR="00264B67" w:rsidP="00F3589E" w:rsidRDefault="00264B67" w14:paraId="10936506" w14:textId="1D1CC870">
      <w:pPr>
        <w:pStyle w:val="Listenabsatz"/>
        <w:numPr>
          <w:ilvl w:val="0"/>
          <w:numId w:val="8"/>
        </w:numPr>
      </w:pPr>
      <w:r>
        <w:t>flexible, kleine Teilbereiche, die auf Marktveränderungen rasch reagieren können (sind anpassungsfähig)</w:t>
      </w:r>
    </w:p>
    <w:p w:rsidR="00264B67" w:rsidP="00F3589E" w:rsidRDefault="00264B67" w14:paraId="74422A14" w14:textId="7517FC58">
      <w:pPr>
        <w:pStyle w:val="Listenabsatz"/>
        <w:numPr>
          <w:ilvl w:val="0"/>
          <w:numId w:val="8"/>
        </w:numPr>
      </w:pPr>
      <w:r>
        <w:t>kleine Verantwortungsabgrenzung</w:t>
      </w:r>
      <w:r w:rsidR="007F7EFB">
        <w:t>en</w:t>
      </w:r>
    </w:p>
    <w:p w:rsidR="00264B67" w:rsidP="00F3589E" w:rsidRDefault="00264B67" w14:paraId="6EEF182B" w14:textId="27A1E698">
      <w:pPr>
        <w:pStyle w:val="Listenabsatz"/>
        <w:numPr>
          <w:ilvl w:val="0"/>
          <w:numId w:val="8"/>
        </w:numPr>
      </w:pPr>
      <w:r>
        <w:t xml:space="preserve">„Wir-Gefühl“ innerhalb einer Sparte, </w:t>
      </w:r>
      <w:r w:rsidRPr="00264B67">
        <w:rPr>
          <w:i/>
          <w:iCs/>
        </w:rPr>
        <w:t>stärkeres Verantwortungsgefühl der Spartenmitglieder</w:t>
      </w:r>
      <w:r>
        <w:rPr>
          <w:i/>
          <w:iCs/>
        </w:rPr>
        <w:t xml:space="preserve"> (führt zu Konkurrenzdenken zwischen Sparten </w:t>
      </w:r>
      <w:r w:rsidRPr="00264B67">
        <w:rPr>
          <w:rFonts w:ascii="Wingdings" w:hAnsi="Wingdings" w:eastAsia="Wingdings" w:cs="Wingdings"/>
          <w:i/>
          <w:iCs/>
        </w:rPr>
        <w:t>à</w:t>
      </w:r>
      <w:r>
        <w:rPr>
          <w:i/>
          <w:iCs/>
        </w:rPr>
        <w:t xml:space="preserve"> siehe Nachteile)</w:t>
      </w:r>
    </w:p>
    <w:p w:rsidR="00264B67" w:rsidP="00264B67" w:rsidRDefault="00264B67" w14:paraId="49938666" w14:textId="693E7BB0">
      <w:r>
        <w:t>Nachteile:</w:t>
      </w:r>
    </w:p>
    <w:p w:rsidR="00264B67" w:rsidP="00F3589E" w:rsidRDefault="00264B67" w14:paraId="428A316B" w14:textId="36169CD8">
      <w:pPr>
        <w:pStyle w:val="Listenabsatz"/>
        <w:numPr>
          <w:ilvl w:val="0"/>
          <w:numId w:val="7"/>
        </w:numPr>
      </w:pPr>
      <w:r>
        <w:t>Konkurrenzdenken zwischen Sparten / Divisionen</w:t>
      </w:r>
    </w:p>
    <w:p w:rsidR="00264B67" w:rsidP="00F3589E" w:rsidRDefault="00264B67" w14:paraId="052B9205" w14:textId="6E371E70">
      <w:pPr>
        <w:pStyle w:val="Listenabsatz"/>
        <w:numPr>
          <w:ilvl w:val="0"/>
          <w:numId w:val="7"/>
        </w:numPr>
      </w:pPr>
      <w:r>
        <w:t>Spartenleiter halten sich nicht mehr an Unternehmensrichtlinien</w:t>
      </w:r>
    </w:p>
    <w:p w:rsidR="0018140E" w:rsidP="0018140E" w:rsidRDefault="0018140E" w14:paraId="13B8841C" w14:textId="48759441">
      <w:pPr>
        <w:pStyle w:val="berschrift3"/>
      </w:pPr>
      <w:bookmarkStart w:name="_Toc85471053" w:id="21"/>
      <w:r w:rsidRPr="0018140E">
        <w:rPr>
          <w:noProof/>
        </w:rPr>
        <w:drawing>
          <wp:anchor distT="0" distB="0" distL="114300" distR="114300" simplePos="0" relativeHeight="251660288" behindDoc="0" locked="0" layoutInCell="1" allowOverlap="1" wp14:anchorId="55D886DC" wp14:editId="54BC0C0F">
            <wp:simplePos x="0" y="0"/>
            <wp:positionH relativeFrom="column">
              <wp:posOffset>0</wp:posOffset>
            </wp:positionH>
            <wp:positionV relativeFrom="paragraph">
              <wp:posOffset>222522</wp:posOffset>
            </wp:positionV>
            <wp:extent cx="5760720" cy="4398645"/>
            <wp:effectExtent l="0" t="0" r="0" b="1905"/>
            <wp:wrapThrough wrapText="bothSides">
              <wp:wrapPolygon edited="0">
                <wp:start x="0" y="0"/>
                <wp:lineTo x="0" y="21516"/>
                <wp:lineTo x="21500" y="21516"/>
                <wp:lineTo x="21500" y="0"/>
                <wp:lineTo x="0" y="0"/>
              </wp:wrapPolygon>
            </wp:wrapThrough>
            <wp:docPr id="7" name="Grafik 7" descr="Ein Bild, das Text, Schieferta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Schiefertafel enthält.&#10;&#10;Automatisch generierte Beschreibung"/>
                    <pic:cNvPicPr/>
                  </pic:nvPicPr>
                  <pic:blipFill>
                    <a:blip r:embed="rId20"/>
                    <a:stretch>
                      <a:fillRect/>
                    </a:stretch>
                  </pic:blipFill>
                  <pic:spPr>
                    <a:xfrm>
                      <a:off x="0" y="0"/>
                      <a:ext cx="5760720" cy="4398645"/>
                    </a:xfrm>
                    <a:prstGeom prst="rect">
                      <a:avLst/>
                    </a:prstGeom>
                  </pic:spPr>
                </pic:pic>
              </a:graphicData>
            </a:graphic>
          </wp:anchor>
        </w:drawing>
      </w:r>
      <w:r>
        <w:t>Einliniensystem nach funktionaler Gliederung</w:t>
      </w:r>
      <w:bookmarkEnd w:id="21"/>
    </w:p>
    <w:p w:rsidR="0018140E" w:rsidP="0018140E" w:rsidRDefault="0018140E" w14:paraId="7E29B926" w14:textId="11A61CD4"/>
    <w:p w:rsidR="0018140E" w:rsidP="0018140E" w:rsidRDefault="0018140E" w14:paraId="6A93EDB1" w14:textId="4771DF6D">
      <w:r>
        <w:t>Vorteile:</w:t>
      </w:r>
    </w:p>
    <w:p w:rsidR="0018140E" w:rsidP="00F3589E" w:rsidRDefault="0018140E" w14:paraId="08FA4938" w14:textId="07FE39FC">
      <w:pPr>
        <w:pStyle w:val="Listenabsatz"/>
        <w:numPr>
          <w:ilvl w:val="0"/>
          <w:numId w:val="10"/>
        </w:numPr>
      </w:pPr>
      <w:r>
        <w:t>keine Konkurrenzdenken innerhalb eines Unternehmens</w:t>
      </w:r>
    </w:p>
    <w:p w:rsidR="0018140E" w:rsidP="00F3589E" w:rsidRDefault="0018140E" w14:paraId="290B3402" w14:textId="1461B3F8">
      <w:pPr>
        <w:pStyle w:val="Listenabsatz"/>
        <w:numPr>
          <w:ilvl w:val="0"/>
          <w:numId w:val="10"/>
        </w:numPr>
      </w:pPr>
      <w:r>
        <w:t>flache Hierarchie (oft)</w:t>
      </w:r>
    </w:p>
    <w:p w:rsidR="0018140E" w:rsidP="0018140E" w:rsidRDefault="0018140E" w14:paraId="02CAF588" w14:textId="0F448272">
      <w:r>
        <w:t>Nachteile:</w:t>
      </w:r>
    </w:p>
    <w:p w:rsidR="0018140E" w:rsidP="00F3589E" w:rsidRDefault="0018140E" w14:paraId="244253F5" w14:textId="6E0DCD96">
      <w:pPr>
        <w:pStyle w:val="Listenabsatz"/>
        <w:numPr>
          <w:ilvl w:val="0"/>
          <w:numId w:val="11"/>
        </w:numPr>
      </w:pPr>
      <w:r>
        <w:t>geringe Flexibilität gegenüber divisionaler Organisation</w:t>
      </w:r>
    </w:p>
    <w:p w:rsidR="0018140E" w:rsidP="00F3589E" w:rsidRDefault="0018140E" w14:paraId="505FF2A7" w14:textId="41084963">
      <w:pPr>
        <w:pStyle w:val="Listenabsatz"/>
        <w:numPr>
          <w:ilvl w:val="0"/>
          <w:numId w:val="11"/>
        </w:numPr>
      </w:pPr>
      <w:r>
        <w:t>weniger „Wir-Gefühl“</w:t>
      </w:r>
    </w:p>
    <w:p w:rsidR="0018140E" w:rsidP="00F3589E" w:rsidRDefault="0018140E" w14:paraId="75F43E51" w14:textId="13157944">
      <w:pPr>
        <w:pStyle w:val="Listenabsatz"/>
        <w:numPr>
          <w:ilvl w:val="0"/>
          <w:numId w:val="11"/>
        </w:numPr>
      </w:pPr>
      <w:r>
        <w:t>keine klare Ergebnisverwaltung</w:t>
      </w:r>
    </w:p>
    <w:p w:rsidR="00A16BD2" w:rsidRDefault="00A16BD2" w14:paraId="39D9D223" w14:textId="362D74D3">
      <w:r>
        <w:br w:type="page"/>
      </w:r>
    </w:p>
    <w:p w:rsidR="00D257BC" w:rsidP="006C5592" w:rsidRDefault="00593955" w14:paraId="1145B9DA" w14:textId="1646CF81">
      <w:pPr>
        <w:pStyle w:val="berschrift2"/>
      </w:pPr>
      <w:bookmarkStart w:name="_Toc85471054" w:id="22"/>
      <w:r>
        <w:t>Kosten / Verkaufspreis</w:t>
      </w:r>
      <w:bookmarkEnd w:id="22"/>
    </w:p>
    <w:p w:rsidRPr="006C5592" w:rsidR="006C5592" w:rsidP="0007797D" w:rsidRDefault="006C5592" w14:paraId="1A723EAC" w14:textId="22682AFC">
      <w:pPr>
        <w:pStyle w:val="berschrift3"/>
      </w:pPr>
      <w:bookmarkStart w:name="_Toc85471055" w:id="23"/>
      <w:r w:rsidRPr="006C5592">
        <w:t>Einzelkosten</w:t>
      </w:r>
      <w:bookmarkEnd w:id="23"/>
    </w:p>
    <w:p w:rsidRPr="006C5592" w:rsidR="006C5592" w:rsidP="006C5592" w:rsidRDefault="006C5592" w14:paraId="2BDB0548" w14:textId="77777777">
      <w:r w:rsidRPr="006C5592">
        <w:t>sind dem einzelnen Produkt direkt zurechenbar (Stoff, Schaniere, Holz, …)</w:t>
      </w:r>
    </w:p>
    <w:p w:rsidRPr="006C5592" w:rsidR="006C5592" w:rsidP="0007797D" w:rsidRDefault="006C5592" w14:paraId="0C6668DC" w14:textId="77777777">
      <w:pPr>
        <w:pStyle w:val="berschrift3"/>
      </w:pPr>
      <w:bookmarkStart w:name="_Toc85471056" w:id="24"/>
      <w:r w:rsidRPr="006C5592">
        <w:t>Gemeinkosten</w:t>
      </w:r>
      <w:bookmarkEnd w:id="24"/>
    </w:p>
    <w:p w:rsidRPr="006C5592" w:rsidR="006C5592" w:rsidP="006C5592" w:rsidRDefault="006C5592" w14:paraId="4FD18142" w14:textId="2D817446">
      <w:r w:rsidRPr="006C5592">
        <w:t>sind nicht direkt zurechenbar (Miete, Strom, Versicherung, …)</w:t>
      </w:r>
    </w:p>
    <w:p w:rsidRPr="006C5592" w:rsidR="006C5592" w:rsidP="0007797D" w:rsidRDefault="006C5592" w14:paraId="6B76FBBB" w14:textId="23A34398">
      <w:pPr>
        <w:pStyle w:val="berschrift3"/>
      </w:pPr>
      <w:bookmarkStart w:name="_Toc85471057" w:id="25"/>
      <w:r w:rsidRPr="006C5592">
        <w:t>Verkaufspreis</w:t>
      </w:r>
      <w:bookmarkEnd w:id="25"/>
    </w:p>
    <w:p w:rsidRPr="006C5592" w:rsidR="006C5592" w:rsidP="006C5592" w:rsidRDefault="006C5592" w14:paraId="4EA4221B" w14:textId="77777777">
      <w:r w:rsidRPr="006C5592">
        <w:t>setzt sich zusammen aus:</w:t>
      </w:r>
    </w:p>
    <w:p w:rsidRPr="006C5592" w:rsidR="006C5592" w:rsidP="00F3589E" w:rsidRDefault="006C5592" w14:paraId="09BD3250" w14:textId="77777777">
      <w:pPr>
        <w:numPr>
          <w:ilvl w:val="0"/>
          <w:numId w:val="9"/>
        </w:numPr>
        <w:contextualSpacing/>
      </w:pPr>
      <w:r w:rsidRPr="006C5592">
        <w:t>anteilige Gemeinkosten</w:t>
      </w:r>
    </w:p>
    <w:p w:rsidRPr="006C5592" w:rsidR="006C5592" w:rsidP="00F3589E" w:rsidRDefault="006C5592" w14:paraId="3A3FEBFF" w14:textId="77777777">
      <w:pPr>
        <w:numPr>
          <w:ilvl w:val="0"/>
          <w:numId w:val="9"/>
        </w:numPr>
        <w:contextualSpacing/>
      </w:pPr>
      <w:r w:rsidRPr="006C5592">
        <w:t>Einzelkosten</w:t>
      </w:r>
    </w:p>
    <w:p w:rsidRPr="006C5592" w:rsidR="006C5592" w:rsidP="00F3589E" w:rsidRDefault="006C5592" w14:paraId="414D73AC" w14:textId="77777777">
      <w:pPr>
        <w:numPr>
          <w:ilvl w:val="0"/>
          <w:numId w:val="9"/>
        </w:numPr>
        <w:contextualSpacing/>
      </w:pPr>
      <w:r w:rsidRPr="006C5592">
        <w:t>Gewinn</w:t>
      </w:r>
    </w:p>
    <w:p w:rsidR="001E5983" w:rsidRDefault="001E5983" w14:paraId="4839E25C" w14:textId="4009BBC0">
      <w:r>
        <w:br w:type="page"/>
      </w:r>
    </w:p>
    <w:p w:rsidR="00EB5F99" w:rsidP="00EB5F99" w:rsidRDefault="00EB5F99" w14:paraId="29FFEC28" w14:textId="77777777">
      <w:pPr>
        <w:pStyle w:val="berschrift2"/>
      </w:pPr>
      <w:bookmarkStart w:name="_Toc85471058" w:id="26"/>
      <w:r>
        <w:t>Ablauforganisation</w:t>
      </w:r>
      <w:bookmarkEnd w:id="26"/>
    </w:p>
    <w:p w:rsidR="0048017E" w:rsidP="00EB5F99" w:rsidRDefault="00EB5F99" w14:paraId="0A86E4F1" w14:textId="29119874">
      <w:r>
        <w:t xml:space="preserve">Was ist in welcher Reihenfolge </w:t>
      </w:r>
      <w:r w:rsidR="00F155D4">
        <w:t>(</w:t>
      </w:r>
      <w:r>
        <w:t>vom wem</w:t>
      </w:r>
      <w:r w:rsidR="00F155D4">
        <w:t>)</w:t>
      </w:r>
      <w:r>
        <w:t xml:space="preserve"> zu </w:t>
      </w:r>
      <w:r w:rsidR="00A303D5">
        <w:t>erledigen</w:t>
      </w:r>
      <w:r>
        <w:t>?</w:t>
      </w:r>
    </w:p>
    <w:p w:rsidR="0048017E" w:rsidP="00EB5F99" w:rsidRDefault="0048017E" w14:paraId="4DE18245" w14:textId="77777777">
      <w:r>
        <w:t>Ziele:</w:t>
      </w:r>
    </w:p>
    <w:p w:rsidR="00652807" w:rsidP="00F3589E" w:rsidRDefault="0048017E" w14:paraId="5D4AFF01" w14:textId="77777777">
      <w:pPr>
        <w:pStyle w:val="Listenabsatz"/>
        <w:numPr>
          <w:ilvl w:val="0"/>
          <w:numId w:val="14"/>
        </w:numPr>
      </w:pPr>
      <w:r>
        <w:t>Einhaltung von Terminen</w:t>
      </w:r>
    </w:p>
    <w:p w:rsidR="00D15109" w:rsidP="00F3589E" w:rsidRDefault="00D15109" w14:paraId="199560D2" w14:textId="77777777">
      <w:pPr>
        <w:pStyle w:val="Listenabsatz"/>
        <w:numPr>
          <w:ilvl w:val="0"/>
          <w:numId w:val="14"/>
        </w:numPr>
      </w:pPr>
      <w:r>
        <w:t>Minimierung von Durchlaufzeiten</w:t>
      </w:r>
    </w:p>
    <w:p w:rsidR="00F8300A" w:rsidP="00F3589E" w:rsidRDefault="00D15109" w14:paraId="2E48A7A4" w14:textId="77777777">
      <w:pPr>
        <w:pStyle w:val="Listenabsatz"/>
        <w:numPr>
          <w:ilvl w:val="0"/>
          <w:numId w:val="14"/>
        </w:numPr>
      </w:pPr>
      <w:r>
        <w:t>Auslastung der Kapazitäten</w:t>
      </w:r>
    </w:p>
    <w:p w:rsidR="007B109C" w:rsidP="00F3589E" w:rsidRDefault="00F8300A" w14:paraId="544C860D" w14:textId="41624387">
      <w:pPr>
        <w:pStyle w:val="Listenabsatz"/>
        <w:numPr>
          <w:ilvl w:val="0"/>
          <w:numId w:val="15"/>
        </w:numPr>
      </w:pPr>
      <w:r>
        <w:t>Erhöhung der Wertsch</w:t>
      </w:r>
      <w:r w:rsidR="002B330E">
        <w:t>öpfung</w:t>
      </w:r>
    </w:p>
    <w:p w:rsidR="007B109C" w:rsidP="007B109C" w:rsidRDefault="007B109C" w14:paraId="71C5624A" w14:textId="783A3D82">
      <w:r>
        <w:t>Methoden:</w:t>
      </w:r>
    </w:p>
    <w:p w:rsidR="00E55D44" w:rsidP="00F3589E" w:rsidRDefault="00F155D4" w14:paraId="7EB0B52A" w14:textId="1F1AAE1F">
      <w:pPr>
        <w:pStyle w:val="Listenabsatz"/>
        <w:numPr>
          <w:ilvl w:val="0"/>
          <w:numId w:val="16"/>
        </w:numPr>
      </w:pPr>
      <w:r>
        <w:fldChar w:fldCharType="begin"/>
      </w:r>
      <w:r>
        <w:instrText xml:space="preserve"> REF _Ref84316025 \h </w:instrText>
      </w:r>
      <w:r>
        <w:fldChar w:fldCharType="separate"/>
      </w:r>
      <w:r>
        <w:t>Balkendiagramm</w:t>
      </w:r>
      <w:r>
        <w:fldChar w:fldCharType="end"/>
      </w:r>
      <w:r w:rsidR="00D224A1">
        <w:fldChar w:fldCharType="begin"/>
      </w:r>
      <w:r w:rsidR="00D224A1">
        <w:instrText xml:space="preserve"> REF  \h </w:instrText>
      </w:r>
      <w:r w:rsidR="00B54346">
        <w:fldChar w:fldCharType="separate"/>
      </w:r>
      <w:r w:rsidR="00D224A1">
        <w:fldChar w:fldCharType="end"/>
      </w:r>
    </w:p>
    <w:p w:rsidR="00E55D44" w:rsidP="00F3589E" w:rsidRDefault="00E55D44" w14:paraId="556514F1" w14:textId="77777777">
      <w:pPr>
        <w:pStyle w:val="Listenabsatz"/>
        <w:numPr>
          <w:ilvl w:val="0"/>
          <w:numId w:val="16"/>
        </w:numPr>
      </w:pPr>
      <w:r>
        <w:fldChar w:fldCharType="begin"/>
      </w:r>
      <w:r>
        <w:instrText xml:space="preserve"> REF _Ref84315293 \h </w:instrText>
      </w:r>
      <w:r>
        <w:fldChar w:fldCharType="separate"/>
      </w:r>
      <w:r>
        <w:t>Netzplan</w:t>
      </w:r>
      <w:r>
        <w:fldChar w:fldCharType="end"/>
      </w:r>
      <w:bookmarkStart w:name="_Ref84315266" w:id="27"/>
    </w:p>
    <w:p w:rsidRPr="00E55D44" w:rsidR="00E55D44" w:rsidP="00F3589E" w:rsidRDefault="00E55D44" w14:paraId="450132B9" w14:textId="66A4A544">
      <w:pPr>
        <w:pStyle w:val="Listenabsatz"/>
        <w:numPr>
          <w:ilvl w:val="0"/>
          <w:numId w:val="16"/>
        </w:numPr>
      </w:pPr>
      <w:r w:rsidRPr="00E55D44">
        <w:fldChar w:fldCharType="begin"/>
      </w:r>
      <w:r>
        <w:instrText xml:space="preserve"> REF _Ref84315310 \h </w:instrText>
      </w:r>
      <w:r w:rsidRPr="00E55D44">
        <w:fldChar w:fldCharType="separate"/>
      </w:r>
      <w:r>
        <w:t>Flowchart / Flussdiagramm</w:t>
      </w:r>
      <w:r w:rsidRPr="00E55D44">
        <w:fldChar w:fldCharType="end"/>
      </w:r>
    </w:p>
    <w:p w:rsidR="007B109C" w:rsidP="007B109C" w:rsidRDefault="007B109C" w14:paraId="7F7507E4" w14:textId="731D919C">
      <w:pPr>
        <w:pStyle w:val="berschrift3"/>
      </w:pPr>
      <w:bookmarkStart w:name="_Ref84316025" w:id="28"/>
      <w:bookmarkStart w:name="_Toc85471059" w:id="29"/>
      <w:r>
        <w:t>Balkendiagramm</w:t>
      </w:r>
      <w:bookmarkEnd w:id="27"/>
      <w:bookmarkEnd w:id="28"/>
      <w:bookmarkEnd w:id="29"/>
    </w:p>
    <w:p w:rsidR="00777EC0" w:rsidP="00777EC0" w:rsidRDefault="00777EC0" w14:paraId="5067F632" w14:textId="707E956E">
      <w:r w:rsidRPr="00777EC0">
        <w:rPr>
          <w:noProof/>
        </w:rPr>
        <w:drawing>
          <wp:inline distT="0" distB="0" distL="0" distR="0" wp14:anchorId="0600F4D6" wp14:editId="4D278E04">
            <wp:extent cx="5760720" cy="29984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98470"/>
                    </a:xfrm>
                    <a:prstGeom prst="rect">
                      <a:avLst/>
                    </a:prstGeom>
                  </pic:spPr>
                </pic:pic>
              </a:graphicData>
            </a:graphic>
          </wp:inline>
        </w:drawing>
      </w:r>
    </w:p>
    <w:p w:rsidR="00777EC0" w:rsidP="00777EC0" w:rsidRDefault="00777EC0" w14:paraId="43379E23" w14:textId="722B67BA">
      <w:pPr>
        <w:rPr>
          <w:color w:val="7030A0"/>
        </w:rPr>
      </w:pPr>
      <w:r w:rsidRPr="00777EC0">
        <w:rPr>
          <w:color w:val="76923C" w:themeColor="accent3" w:themeShade="BF"/>
        </w:rPr>
        <w:t>Urlaub</w:t>
      </w:r>
      <w:r>
        <w:rPr>
          <w:color w:val="000000" w:themeColor="text1"/>
        </w:rPr>
        <w:t xml:space="preserve"> – </w:t>
      </w:r>
      <w:r>
        <w:rPr>
          <w:color w:val="7030A0"/>
        </w:rPr>
        <w:t>Krankenstand</w:t>
      </w:r>
    </w:p>
    <w:p w:rsidR="0009104C" w:rsidP="00777EC0" w:rsidRDefault="0009104C" w14:paraId="06374096" w14:textId="204D4C43">
      <w:pPr>
        <w:rPr>
          <w:color w:val="7030A0"/>
        </w:rPr>
      </w:pPr>
      <w:r w:rsidRPr="0009104C">
        <w:rPr>
          <w:noProof/>
          <w:color w:val="7030A0"/>
        </w:rPr>
        <w:drawing>
          <wp:inline distT="0" distB="0" distL="0" distR="0" wp14:anchorId="5073735E" wp14:editId="017FFEE2">
            <wp:extent cx="5760720" cy="333629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36290"/>
                    </a:xfrm>
                    <a:prstGeom prst="rect">
                      <a:avLst/>
                    </a:prstGeom>
                  </pic:spPr>
                </pic:pic>
              </a:graphicData>
            </a:graphic>
          </wp:inline>
        </w:drawing>
      </w:r>
    </w:p>
    <w:p w:rsidRPr="00777EC0" w:rsidR="00777EC0" w:rsidP="00777EC0" w:rsidRDefault="00777EC0" w14:paraId="28BC7811" w14:textId="3B082B26">
      <w:pPr>
        <w:rPr>
          <w:color w:val="000000" w:themeColor="text1"/>
        </w:rPr>
      </w:pPr>
      <w:r>
        <w:rPr>
          <w:color w:val="000000" w:themeColor="text1"/>
        </w:rPr>
        <w:t>Ein Balkendiagramm wird sehr gerne für Dienstpläne erstellt.</w:t>
      </w:r>
    </w:p>
    <w:p w:rsidR="007B109C" w:rsidP="007B109C" w:rsidRDefault="007B109C" w14:paraId="141C6C83" w14:textId="7C1040E9">
      <w:pPr>
        <w:pStyle w:val="berschrift3"/>
      </w:pPr>
      <w:bookmarkStart w:name="_Ref84315293" w:id="30"/>
      <w:bookmarkStart w:name="_Toc85471060" w:id="31"/>
      <w:r>
        <w:t>Netzplan</w:t>
      </w:r>
      <w:bookmarkEnd w:id="30"/>
      <w:bookmarkEnd w:id="31"/>
    </w:p>
    <w:p w:rsidR="0076196B" w:rsidP="00B3598B" w:rsidRDefault="00056CF7" w14:paraId="02ADA729" w14:textId="648C1229">
      <w:r w:rsidRPr="00056CF7">
        <w:rPr>
          <w:noProof/>
        </w:rPr>
        <w:drawing>
          <wp:inline distT="0" distB="0" distL="0" distR="0" wp14:anchorId="6CA18A3B" wp14:editId="2661C5E5">
            <wp:extent cx="5760720" cy="2183130"/>
            <wp:effectExtent l="0" t="0" r="0" b="762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3"/>
                    <a:stretch>
                      <a:fillRect/>
                    </a:stretch>
                  </pic:blipFill>
                  <pic:spPr>
                    <a:xfrm>
                      <a:off x="0" y="0"/>
                      <a:ext cx="5760720" cy="2183130"/>
                    </a:xfrm>
                    <a:prstGeom prst="rect">
                      <a:avLst/>
                    </a:prstGeom>
                  </pic:spPr>
                </pic:pic>
              </a:graphicData>
            </a:graphic>
          </wp:inline>
        </w:drawing>
      </w:r>
    </w:p>
    <w:p w:rsidR="00D92F4F" w:rsidP="00F3589E" w:rsidRDefault="00D92F4F" w14:paraId="73DE4896" w14:textId="7760A19D">
      <w:pPr>
        <w:pStyle w:val="Listenabsatz"/>
        <w:numPr>
          <w:ilvl w:val="0"/>
          <w:numId w:val="18"/>
        </w:numPr>
        <w:spacing w:line="360" w:lineRule="auto"/>
      </w:pPr>
      <w:r>
        <w:t>Aktivitäten = Vorgänge</w:t>
      </w:r>
    </w:p>
    <w:p w:rsidR="000077FF" w:rsidP="00F3589E" w:rsidRDefault="000077FF" w14:paraId="512508BC" w14:textId="1244ED5F">
      <w:pPr>
        <w:pStyle w:val="Listenabsatz"/>
        <w:numPr>
          <w:ilvl w:val="0"/>
          <w:numId w:val="18"/>
        </w:numPr>
        <w:spacing w:line="360" w:lineRule="auto"/>
      </w:pPr>
      <w:r>
        <w:t>Von jedem Vorgang ist die Dauer bekannt</w:t>
      </w:r>
      <w:r w:rsidR="00B822D2">
        <w:t xml:space="preserve"> (z.B.: V5:</w:t>
      </w:r>
      <w:r w:rsidR="001126FF">
        <w:t xml:space="preserve"> </w:t>
      </w:r>
      <w:r w:rsidR="00B822D2">
        <w:t>3</w:t>
      </w:r>
      <w:r w:rsidR="001126FF">
        <w:t xml:space="preserve"> </w:t>
      </w:r>
      <w:r w:rsidR="00B822D2">
        <w:t>Tage).</w:t>
      </w:r>
    </w:p>
    <w:p w:rsidR="004C2214" w:rsidP="00F3589E" w:rsidRDefault="004C2214" w14:paraId="1A76C518" w14:textId="505402D6">
      <w:pPr>
        <w:pStyle w:val="Listenabsatz"/>
        <w:numPr>
          <w:ilvl w:val="0"/>
          <w:numId w:val="18"/>
        </w:numPr>
        <w:spacing w:line="360" w:lineRule="auto"/>
      </w:pPr>
      <w:r>
        <w:t>Bei jedem Vorgang ist bekannt, welche anderen Vorgänge abgeschlossen sein müssen</w:t>
      </w:r>
      <w:r w:rsidR="00E2448F">
        <w:t>, damit dieser eine Vorgang gestartet werden kann.</w:t>
      </w:r>
    </w:p>
    <w:p w:rsidR="007E5FBD" w:rsidP="00F3589E" w:rsidRDefault="005A04D5" w14:paraId="41FD9CD1" w14:textId="124F61D7">
      <w:pPr>
        <w:pStyle w:val="Listenabsatz"/>
        <w:numPr>
          <w:ilvl w:val="0"/>
          <w:numId w:val="18"/>
        </w:numPr>
        <w:spacing w:line="360" w:lineRule="auto"/>
      </w:pPr>
      <w:r>
        <w:t>kritischer Weg: Ablauf jener Aktivitäten, bei denen es bei Verzögerungen auch zu einer Verzögerung des Projektendes kommt</w:t>
      </w:r>
      <w:r w:rsidR="00056CF7">
        <w:t xml:space="preserve"> {</w:t>
      </w:r>
      <w:r w:rsidRPr="00D224A1" w:rsidR="00056CF7">
        <w:rPr>
          <w:color w:val="FF0000"/>
        </w:rPr>
        <w:t>rot</w:t>
      </w:r>
      <w:r w:rsidR="00056CF7">
        <w:t>}</w:t>
      </w:r>
    </w:p>
    <w:p w:rsidR="007E5FBD" w:rsidP="00F3589E" w:rsidRDefault="007D021D" w14:paraId="77B6CCD8" w14:textId="39B1A3E0">
      <w:pPr>
        <w:pStyle w:val="Listenabsatz"/>
        <w:numPr>
          <w:ilvl w:val="0"/>
          <w:numId w:val="18"/>
        </w:numPr>
        <w:spacing w:line="360" w:lineRule="auto"/>
      </w:pPr>
      <w:r>
        <w:t>Puffer: Zeitreserven</w:t>
      </w:r>
      <w:r w:rsidR="00CA0CE5">
        <w:t xml:space="preserve"> (z.B.: bei V5: 3 Tage Pufferzeit)</w:t>
      </w:r>
      <w:r w:rsidR="00056CF7">
        <w:t xml:space="preserve"> {</w:t>
      </w:r>
      <w:r w:rsidRPr="00D224A1" w:rsidR="00056CF7">
        <w:rPr>
          <w:color w:val="00B050"/>
        </w:rPr>
        <w:t>grün</w:t>
      </w:r>
      <w:r w:rsidR="00056CF7">
        <w:t>}</w:t>
      </w:r>
      <w:r w:rsidR="007E5FBD">
        <w:br w:type="page"/>
      </w:r>
    </w:p>
    <w:tbl>
      <w:tblPr>
        <w:tblStyle w:val="Tabellenraster"/>
        <w:tblW w:w="0" w:type="auto"/>
        <w:tblInd w:w="250" w:type="dxa"/>
        <w:tblLook w:val="04A0" w:firstRow="1" w:lastRow="0" w:firstColumn="1" w:lastColumn="0" w:noHBand="0" w:noVBand="1"/>
      </w:tblPr>
      <w:tblGrid>
        <w:gridCol w:w="1007"/>
        <w:gridCol w:w="1210"/>
        <w:gridCol w:w="1984"/>
      </w:tblGrid>
      <w:tr w:rsidR="00841B78" w:rsidTr="005A04D5" w14:paraId="2535DAFC" w14:textId="77777777">
        <w:trPr>
          <w:trHeight w:val="322"/>
        </w:trPr>
        <w:tc>
          <w:tcPr>
            <w:tcW w:w="1007" w:type="dxa"/>
          </w:tcPr>
          <w:p w:rsidR="00841B78" w:rsidP="0019600D" w:rsidRDefault="00841B78" w14:paraId="09B1AEF7" w14:textId="28D1F363">
            <w:pPr>
              <w:jc w:val="center"/>
            </w:pPr>
            <w:r>
              <w:t>Vorgang</w:t>
            </w:r>
          </w:p>
        </w:tc>
        <w:tc>
          <w:tcPr>
            <w:tcW w:w="1210" w:type="dxa"/>
          </w:tcPr>
          <w:p w:rsidR="00841B78" w:rsidP="0019600D" w:rsidRDefault="00841B78" w14:paraId="0091FD52" w14:textId="67EF68D7">
            <w:pPr>
              <w:jc w:val="center"/>
            </w:pPr>
            <w:r>
              <w:t>Dauer</w:t>
            </w:r>
          </w:p>
        </w:tc>
        <w:tc>
          <w:tcPr>
            <w:tcW w:w="1984" w:type="dxa"/>
          </w:tcPr>
          <w:p w:rsidR="00841B78" w:rsidP="0019600D" w:rsidRDefault="00841B78" w14:paraId="7BAFE01E" w14:textId="4A6A40D9">
            <w:pPr>
              <w:jc w:val="center"/>
            </w:pPr>
            <w:r>
              <w:t>Vorbedingung</w:t>
            </w:r>
          </w:p>
        </w:tc>
      </w:tr>
      <w:tr w:rsidR="00841B78" w:rsidTr="005A04D5" w14:paraId="1DACE2DC" w14:textId="77777777">
        <w:trPr>
          <w:trHeight w:val="330"/>
        </w:trPr>
        <w:tc>
          <w:tcPr>
            <w:tcW w:w="1007" w:type="dxa"/>
          </w:tcPr>
          <w:p w:rsidR="00841B78" w:rsidP="0019600D" w:rsidRDefault="00841B78" w14:paraId="1E1EACC5" w14:textId="5755C63B">
            <w:pPr>
              <w:jc w:val="center"/>
            </w:pPr>
            <w:r>
              <w:t>V1</w:t>
            </w:r>
          </w:p>
        </w:tc>
        <w:tc>
          <w:tcPr>
            <w:tcW w:w="1210" w:type="dxa"/>
          </w:tcPr>
          <w:p w:rsidR="00841B78" w:rsidP="0019600D" w:rsidRDefault="00841B78" w14:paraId="19D6D663" w14:textId="78615BDA">
            <w:pPr>
              <w:jc w:val="center"/>
            </w:pPr>
            <w:r>
              <w:t>2</w:t>
            </w:r>
          </w:p>
        </w:tc>
        <w:tc>
          <w:tcPr>
            <w:tcW w:w="1984" w:type="dxa"/>
          </w:tcPr>
          <w:p w:rsidR="00841B78" w:rsidP="0019600D" w:rsidRDefault="00443268" w14:paraId="61EB5F1E" w14:textId="62E38897">
            <w:pPr>
              <w:jc w:val="center"/>
            </w:pPr>
            <w:r>
              <w:t>-</w:t>
            </w:r>
          </w:p>
        </w:tc>
      </w:tr>
      <w:tr w:rsidR="00841B78" w:rsidTr="005A04D5" w14:paraId="6AACAB0D" w14:textId="77777777">
        <w:trPr>
          <w:trHeight w:val="322"/>
        </w:trPr>
        <w:tc>
          <w:tcPr>
            <w:tcW w:w="1007" w:type="dxa"/>
          </w:tcPr>
          <w:p w:rsidR="00841B78" w:rsidP="0019600D" w:rsidRDefault="00841B78" w14:paraId="0C87C70D" w14:textId="4A6EAA79">
            <w:pPr>
              <w:jc w:val="center"/>
            </w:pPr>
            <w:r>
              <w:t>V2</w:t>
            </w:r>
          </w:p>
        </w:tc>
        <w:tc>
          <w:tcPr>
            <w:tcW w:w="1210" w:type="dxa"/>
          </w:tcPr>
          <w:p w:rsidR="00841B78" w:rsidP="0019600D" w:rsidRDefault="00841B78" w14:paraId="4FEBE8E1" w14:textId="19E3C8A1">
            <w:pPr>
              <w:jc w:val="center"/>
            </w:pPr>
            <w:r>
              <w:t>4</w:t>
            </w:r>
          </w:p>
        </w:tc>
        <w:tc>
          <w:tcPr>
            <w:tcW w:w="1984" w:type="dxa"/>
          </w:tcPr>
          <w:p w:rsidR="00841B78" w:rsidP="0019600D" w:rsidRDefault="0019600D" w14:paraId="2851F18E" w14:textId="01501268">
            <w:pPr>
              <w:jc w:val="center"/>
            </w:pPr>
            <w:r>
              <w:t>V1</w:t>
            </w:r>
          </w:p>
        </w:tc>
      </w:tr>
      <w:tr w:rsidR="00841B78" w:rsidTr="005A04D5" w14:paraId="4356B528" w14:textId="77777777">
        <w:trPr>
          <w:trHeight w:val="330"/>
        </w:trPr>
        <w:tc>
          <w:tcPr>
            <w:tcW w:w="1007" w:type="dxa"/>
          </w:tcPr>
          <w:p w:rsidR="00841B78" w:rsidP="0019600D" w:rsidRDefault="00841B78" w14:paraId="7D2B0316" w14:textId="071183EF">
            <w:pPr>
              <w:jc w:val="center"/>
            </w:pPr>
            <w:r>
              <w:t>V3</w:t>
            </w:r>
          </w:p>
        </w:tc>
        <w:tc>
          <w:tcPr>
            <w:tcW w:w="1210" w:type="dxa"/>
          </w:tcPr>
          <w:p w:rsidR="00841B78" w:rsidP="0019600D" w:rsidRDefault="00841B78" w14:paraId="76225C5F" w14:textId="52948FD2">
            <w:pPr>
              <w:jc w:val="center"/>
            </w:pPr>
            <w:r>
              <w:t>3</w:t>
            </w:r>
          </w:p>
        </w:tc>
        <w:tc>
          <w:tcPr>
            <w:tcW w:w="1984" w:type="dxa"/>
          </w:tcPr>
          <w:p w:rsidR="00841B78" w:rsidP="0019600D" w:rsidRDefault="0019600D" w14:paraId="1F3EB29B" w14:textId="38673327">
            <w:pPr>
              <w:jc w:val="center"/>
            </w:pPr>
            <w:r>
              <w:t>V2</w:t>
            </w:r>
          </w:p>
        </w:tc>
      </w:tr>
      <w:tr w:rsidR="00841B78" w:rsidTr="005A04D5" w14:paraId="4D04C150" w14:textId="77777777">
        <w:trPr>
          <w:trHeight w:val="322"/>
        </w:trPr>
        <w:tc>
          <w:tcPr>
            <w:tcW w:w="1007" w:type="dxa"/>
          </w:tcPr>
          <w:p w:rsidR="00841B78" w:rsidP="0019600D" w:rsidRDefault="00841B78" w14:paraId="707098FE" w14:textId="68063C4A">
            <w:pPr>
              <w:jc w:val="center"/>
            </w:pPr>
            <w:r>
              <w:t>V4</w:t>
            </w:r>
          </w:p>
        </w:tc>
        <w:tc>
          <w:tcPr>
            <w:tcW w:w="1210" w:type="dxa"/>
          </w:tcPr>
          <w:p w:rsidR="00841B78" w:rsidP="0019600D" w:rsidRDefault="00841B78" w14:paraId="2AAA43D5" w14:textId="285E4222">
            <w:pPr>
              <w:jc w:val="center"/>
            </w:pPr>
            <w:r>
              <w:t>7</w:t>
            </w:r>
          </w:p>
        </w:tc>
        <w:tc>
          <w:tcPr>
            <w:tcW w:w="1984" w:type="dxa"/>
          </w:tcPr>
          <w:p w:rsidR="00841B78" w:rsidP="0019600D" w:rsidRDefault="0019600D" w14:paraId="60F90A15" w14:textId="3DD514B1">
            <w:pPr>
              <w:jc w:val="center"/>
            </w:pPr>
            <w:r>
              <w:t>V2</w:t>
            </w:r>
          </w:p>
        </w:tc>
      </w:tr>
      <w:tr w:rsidR="00841B78" w:rsidTr="005A04D5" w14:paraId="0A18F57E" w14:textId="77777777">
        <w:trPr>
          <w:trHeight w:val="322"/>
        </w:trPr>
        <w:tc>
          <w:tcPr>
            <w:tcW w:w="1007" w:type="dxa"/>
          </w:tcPr>
          <w:p w:rsidR="00841B78" w:rsidP="0019600D" w:rsidRDefault="00841B78" w14:paraId="4A78F34D" w14:textId="0C0AB29D">
            <w:pPr>
              <w:jc w:val="center"/>
            </w:pPr>
            <w:r>
              <w:t>V5</w:t>
            </w:r>
          </w:p>
        </w:tc>
        <w:tc>
          <w:tcPr>
            <w:tcW w:w="1210" w:type="dxa"/>
          </w:tcPr>
          <w:p w:rsidR="00841B78" w:rsidP="0019600D" w:rsidRDefault="00841B78" w14:paraId="1D1AB7A0" w14:textId="4A0DB66D">
            <w:pPr>
              <w:jc w:val="center"/>
            </w:pPr>
            <w:r>
              <w:t>3</w:t>
            </w:r>
          </w:p>
        </w:tc>
        <w:tc>
          <w:tcPr>
            <w:tcW w:w="1984" w:type="dxa"/>
          </w:tcPr>
          <w:p w:rsidR="00841B78" w:rsidP="0019600D" w:rsidRDefault="0019600D" w14:paraId="2503491F" w14:textId="190CC69D">
            <w:pPr>
              <w:jc w:val="center"/>
            </w:pPr>
            <w:r>
              <w:t>V4</w:t>
            </w:r>
          </w:p>
        </w:tc>
      </w:tr>
      <w:tr w:rsidR="00841B78" w:rsidTr="005A04D5" w14:paraId="6328D0B6" w14:textId="77777777">
        <w:trPr>
          <w:trHeight w:val="330"/>
        </w:trPr>
        <w:tc>
          <w:tcPr>
            <w:tcW w:w="1007" w:type="dxa"/>
          </w:tcPr>
          <w:p w:rsidR="00841B78" w:rsidP="0019600D" w:rsidRDefault="00841B78" w14:paraId="7A8EA455" w14:textId="0241C9E9">
            <w:pPr>
              <w:jc w:val="center"/>
            </w:pPr>
            <w:r>
              <w:t>V6</w:t>
            </w:r>
          </w:p>
        </w:tc>
        <w:tc>
          <w:tcPr>
            <w:tcW w:w="1210" w:type="dxa"/>
          </w:tcPr>
          <w:p w:rsidR="00841B78" w:rsidP="0019600D" w:rsidRDefault="00841B78" w14:paraId="4D434E9C" w14:textId="431BD9D5">
            <w:pPr>
              <w:jc w:val="center"/>
            </w:pPr>
            <w:r>
              <w:t>6</w:t>
            </w:r>
          </w:p>
        </w:tc>
        <w:tc>
          <w:tcPr>
            <w:tcW w:w="1984" w:type="dxa"/>
          </w:tcPr>
          <w:p w:rsidR="00841B78" w:rsidP="0019600D" w:rsidRDefault="0019600D" w14:paraId="2A2B88B8" w14:textId="2E4596CB">
            <w:pPr>
              <w:jc w:val="center"/>
            </w:pPr>
            <w:r>
              <w:t>V4</w:t>
            </w:r>
          </w:p>
        </w:tc>
      </w:tr>
      <w:tr w:rsidR="00841B78" w:rsidTr="005A04D5" w14:paraId="42E09940" w14:textId="77777777">
        <w:trPr>
          <w:trHeight w:val="322"/>
        </w:trPr>
        <w:tc>
          <w:tcPr>
            <w:tcW w:w="1007" w:type="dxa"/>
          </w:tcPr>
          <w:p w:rsidR="00841B78" w:rsidP="0019600D" w:rsidRDefault="00841B78" w14:paraId="7CCBDCF1" w14:textId="4183EF71">
            <w:pPr>
              <w:jc w:val="center"/>
            </w:pPr>
            <w:r>
              <w:t>V7</w:t>
            </w:r>
          </w:p>
        </w:tc>
        <w:tc>
          <w:tcPr>
            <w:tcW w:w="1210" w:type="dxa"/>
          </w:tcPr>
          <w:p w:rsidR="00841B78" w:rsidP="0019600D" w:rsidRDefault="00841B78" w14:paraId="33E80D33" w14:textId="1E80A529">
            <w:pPr>
              <w:jc w:val="center"/>
            </w:pPr>
            <w:r>
              <w:t>7</w:t>
            </w:r>
          </w:p>
        </w:tc>
        <w:tc>
          <w:tcPr>
            <w:tcW w:w="1984" w:type="dxa"/>
          </w:tcPr>
          <w:p w:rsidR="00841B78" w:rsidP="0019600D" w:rsidRDefault="0019600D" w14:paraId="684F3CE9" w14:textId="6D4050F4">
            <w:pPr>
              <w:jc w:val="center"/>
            </w:pPr>
            <w:r>
              <w:t>V5, V6</w:t>
            </w:r>
          </w:p>
        </w:tc>
      </w:tr>
      <w:tr w:rsidR="00841B78" w:rsidTr="005A04D5" w14:paraId="784FC402" w14:textId="77777777">
        <w:trPr>
          <w:trHeight w:val="330"/>
        </w:trPr>
        <w:tc>
          <w:tcPr>
            <w:tcW w:w="1007" w:type="dxa"/>
          </w:tcPr>
          <w:p w:rsidR="00841B78" w:rsidP="0019600D" w:rsidRDefault="00841B78" w14:paraId="2FDBB61A" w14:textId="08CE961C">
            <w:pPr>
              <w:jc w:val="center"/>
            </w:pPr>
            <w:r>
              <w:t>V8</w:t>
            </w:r>
          </w:p>
        </w:tc>
        <w:tc>
          <w:tcPr>
            <w:tcW w:w="1210" w:type="dxa"/>
          </w:tcPr>
          <w:p w:rsidR="00841B78" w:rsidP="0019600D" w:rsidRDefault="00841B78" w14:paraId="1AE5D113" w14:textId="484CD522">
            <w:pPr>
              <w:jc w:val="center"/>
            </w:pPr>
            <w:r>
              <w:t>8</w:t>
            </w:r>
          </w:p>
        </w:tc>
        <w:tc>
          <w:tcPr>
            <w:tcW w:w="1984" w:type="dxa"/>
          </w:tcPr>
          <w:p w:rsidR="00841B78" w:rsidP="0019600D" w:rsidRDefault="0019600D" w14:paraId="7D928045" w14:textId="3642E946">
            <w:pPr>
              <w:jc w:val="center"/>
            </w:pPr>
            <w:r>
              <w:t>V3, V7</w:t>
            </w:r>
          </w:p>
        </w:tc>
      </w:tr>
    </w:tbl>
    <w:p w:rsidR="005A04D5" w:rsidP="00B3598B" w:rsidRDefault="005A04D5" w14:paraId="3D7D5269" w14:textId="3F046A29"/>
    <w:p w:rsidRPr="00B3598B" w:rsidR="005A04D5" w:rsidP="00B3598B" w:rsidRDefault="005A04D5" w14:paraId="60F62730" w14:textId="77777777"/>
    <w:p w:rsidR="006E0086" w:rsidP="001C7C80" w:rsidRDefault="007B109C" w14:paraId="5D076CF5" w14:textId="14DFA2EF">
      <w:pPr>
        <w:pStyle w:val="berschrift3"/>
      </w:pPr>
      <w:bookmarkStart w:name="_Ref84315310" w:id="32"/>
      <w:bookmarkStart w:name="_Toc85471061" w:id="33"/>
      <w:r>
        <w:t>Flowchart / Flussdiagramm</w:t>
      </w:r>
      <w:bookmarkEnd w:id="32"/>
      <w:bookmarkEnd w:id="33"/>
    </w:p>
    <w:p w:rsidRPr="00D314F1" w:rsidR="00D314F1" w:rsidP="00D314F1" w:rsidRDefault="00D314F1" w14:paraId="627A5CBA" w14:textId="6567717A">
      <w:r>
        <w:t>Der Flowchart geht sehr ins Detail, dafür ist es nur ein Teil, der dargestellt wird.</w:t>
      </w:r>
    </w:p>
    <w:p w:rsidR="006E0086" w:rsidP="00AE707C" w:rsidRDefault="006E0086" w14:paraId="49E77FDD" w14:textId="77777777">
      <w:bookmarkStart w:name="_Toc85471062" w:id="34"/>
      <w:r w:rsidRPr="00AE707C">
        <w:rPr>
          <w:noProof/>
        </w:rPr>
        <w:drawing>
          <wp:inline distT="0" distB="0" distL="0" distR="0" wp14:anchorId="16FDAD71" wp14:editId="0FF1B8F6">
            <wp:extent cx="5760720" cy="2818765"/>
            <wp:effectExtent l="0" t="0" r="0" b="63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4"/>
                    <a:stretch>
                      <a:fillRect/>
                    </a:stretch>
                  </pic:blipFill>
                  <pic:spPr>
                    <a:xfrm>
                      <a:off x="0" y="0"/>
                      <a:ext cx="5760720" cy="2818765"/>
                    </a:xfrm>
                    <a:prstGeom prst="rect">
                      <a:avLst/>
                    </a:prstGeom>
                  </pic:spPr>
                </pic:pic>
              </a:graphicData>
            </a:graphic>
          </wp:inline>
        </w:drawing>
      </w:r>
    </w:p>
    <w:p w:rsidRPr="006E0086" w:rsidR="006E0086" w:rsidP="006E0086" w:rsidRDefault="006E0086" w14:paraId="51211248" w14:textId="77777777"/>
    <w:p w:rsidRPr="0076633C" w:rsidR="006E0086" w:rsidP="006E0086" w:rsidRDefault="006E0086" w14:paraId="7CC73B8E" w14:textId="77777777">
      <w:pPr>
        <w:pStyle w:val="berschrift4"/>
      </w:pPr>
      <w:r>
        <w:t>Flowchart Eigenschaften</w:t>
      </w:r>
    </w:p>
    <w:p w:rsidR="006E0086" w:rsidP="00F3589E" w:rsidRDefault="006E0086" w14:paraId="0244A9E8" w14:textId="77777777">
      <w:pPr>
        <w:pStyle w:val="Listenabsatz"/>
        <w:numPr>
          <w:ilvl w:val="0"/>
          <w:numId w:val="21"/>
        </w:numPr>
      </w:pPr>
      <w:r>
        <w:t>haben Anfang (+Ende)</w:t>
      </w:r>
    </w:p>
    <w:p w:rsidR="006E0086" w:rsidP="00F3589E" w:rsidRDefault="006E0086" w14:paraId="1F36CB60" w14:textId="77777777">
      <w:pPr>
        <w:pStyle w:val="Listenabsatz"/>
        <w:numPr>
          <w:ilvl w:val="0"/>
          <w:numId w:val="21"/>
        </w:numPr>
      </w:pPr>
      <w:r>
        <w:t>auslösender Moment für Prozess vorhanden</w:t>
      </w:r>
    </w:p>
    <w:p w:rsidR="006E0086" w:rsidP="00F3589E" w:rsidRDefault="006E0086" w14:paraId="1424EE28" w14:textId="77777777">
      <w:pPr>
        <w:pStyle w:val="Listenabsatz"/>
        <w:numPr>
          <w:ilvl w:val="0"/>
          <w:numId w:val="21"/>
        </w:numPr>
      </w:pPr>
      <w:r>
        <w:t>Prozesseigentümer</w:t>
      </w:r>
    </w:p>
    <w:p w:rsidR="006E0086" w:rsidP="00F3589E" w:rsidRDefault="006E0086" w14:paraId="67D13B90" w14:textId="77777777">
      <w:pPr>
        <w:pStyle w:val="Listenabsatz"/>
        <w:numPr>
          <w:ilvl w:val="0"/>
          <w:numId w:val="21"/>
        </w:numPr>
      </w:pPr>
      <w:r>
        <w:t>gesamter Prozess kann in seinem üblichen Ablauf beschrieben werden</w:t>
      </w:r>
    </w:p>
    <w:p w:rsidR="006E0086" w:rsidP="006E0086" w:rsidRDefault="006E0086" w14:paraId="60E6E4A5" w14:textId="77777777">
      <w:pPr>
        <w:pStyle w:val="berschrift4"/>
      </w:pPr>
      <w:r>
        <w:t>Prozess</w:t>
      </w:r>
    </w:p>
    <w:p w:rsidR="006E0086" w:rsidP="006E0086" w:rsidRDefault="006E0086" w14:paraId="14DE65E9" w14:textId="0D4F0A8C">
      <w:r>
        <w:t>Vorgang / Aktivität</w:t>
      </w:r>
    </w:p>
    <w:p w:rsidR="001E32FF" w:rsidRDefault="001E32FF" w14:paraId="2C545030" w14:textId="3995052C">
      <w:r>
        <w:br w:type="page"/>
      </w:r>
    </w:p>
    <w:p w:rsidR="00CE2C1C" w:rsidP="00CE2C1C" w:rsidRDefault="00712209" w14:paraId="495A8D6B" w14:textId="382BEF9F">
      <w:pPr>
        <w:pStyle w:val="berschrift2"/>
      </w:pPr>
      <w:r>
        <w:rPr>
          <w:noProof/>
        </w:rPr>
        <mc:AlternateContent>
          <mc:Choice Requires="wps">
            <w:drawing>
              <wp:anchor distT="0" distB="0" distL="114300" distR="114300" simplePos="0" relativeHeight="251654144" behindDoc="0" locked="0" layoutInCell="1" allowOverlap="1" wp14:anchorId="7AE1A9CE" wp14:editId="05BB40BB">
                <wp:simplePos x="0" y="0"/>
                <wp:positionH relativeFrom="column">
                  <wp:posOffset>1326210</wp:posOffset>
                </wp:positionH>
                <wp:positionV relativeFrom="paragraph">
                  <wp:posOffset>5327</wp:posOffset>
                </wp:positionV>
                <wp:extent cx="1104728" cy="124540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1104728" cy="1245405"/>
                        </a:xfrm>
                        <a:prstGeom prst="rect">
                          <a:avLst/>
                        </a:prstGeom>
                        <a:noFill/>
                        <a:ln w="6350">
                          <a:noFill/>
                        </a:ln>
                      </wps:spPr>
                      <wps:txbx>
                        <w:txbxContent>
                          <w:p w:rsidRPr="00CC7984" w:rsidR="004E7EAA" w:rsidP="001F016E" w:rsidRDefault="00570154" w14:paraId="2E24929C" w14:textId="62B2DBB0">
                            <w:pPr>
                              <w:pStyle w:val="Listenabsatz"/>
                              <w:spacing w:after="0"/>
                              <w:rPr>
                                <w:rFonts w:ascii="Bahnschrift Light SemiCondensed" w:hAnsi="Bahnschrift Light SemiCondensed"/>
                                <w:sz w:val="120"/>
                                <w:szCs w:val="120"/>
                              </w:rPr>
                            </w:pPr>
                            <w:r w:rsidRPr="00CC7984">
                              <w:rPr>
                                <w:rFonts w:ascii="Bahnschrift Light SemiCondensed" w:hAnsi="Bahnschrift Light SemiCondensed"/>
                                <w:sz w:val="120"/>
                                <w:szCs w:val="1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7BAFF0C">
              <v:shapetype id="_x0000_t202" coordsize="21600,21600" o:spt="202" path="m,l,21600r21600,l21600,xe" w14:anchorId="7AE1A9CE">
                <v:stroke joinstyle="miter"/>
                <v:path gradientshapeok="t" o:connecttype="rect"/>
              </v:shapetype>
              <v:shape id="Textfeld 21" style="position:absolute;left:0;text-align:left;margin-left:104.45pt;margin-top:.4pt;width:87pt;height:98.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">
                <v:textbox>
                  <w:txbxContent>
                    <w:p w:rsidRPr="00CC7984" w:rsidR="004E7EAA" w:rsidP="001F016E" w:rsidRDefault="00570154" w14:paraId="2239F6FF" w14:textId="62B2DBB0">
                      <w:pPr>
                        <w:pStyle w:val="Listenabsatz"/>
                        <w:spacing w:after="0"/>
                        <w:rPr>
                          <w:rFonts w:ascii="Bahnschrift Light SemiCondensed" w:hAnsi="Bahnschrift Light SemiCondensed"/>
                          <w:sz w:val="120"/>
                          <w:szCs w:val="120"/>
                        </w:rPr>
                      </w:pPr>
                      <w:r w:rsidRPr="00CC7984">
                        <w:rPr>
                          <w:rFonts w:ascii="Bahnschrift Light SemiCondensed" w:hAnsi="Bahnschrift Light SemiCondensed"/>
                          <w:sz w:val="120"/>
                          <w:szCs w:val="120"/>
                        </w:rPr>
                        <w:t>}</w:t>
                      </w:r>
                    </w:p>
                  </w:txbxContent>
                </v:textbox>
              </v:shape>
            </w:pict>
          </mc:Fallback>
        </mc:AlternateContent>
      </w:r>
      <w:r w:rsidR="00CE2C1C">
        <w:t>Die 4Ks</w:t>
      </w:r>
    </w:p>
    <w:p w:rsidR="008E17A6" w:rsidP="00F3589E" w:rsidRDefault="00712209" w14:paraId="49836B73" w14:textId="08947D88">
      <w:pPr>
        <w:pStyle w:val="Listenabsatz"/>
        <w:numPr>
          <w:ilvl w:val="0"/>
          <w:numId w:val="22"/>
        </w:numPr>
      </w:pPr>
      <w:r>
        <w:rPr>
          <w:noProof/>
        </w:rPr>
        <mc:AlternateContent>
          <mc:Choice Requires="wps">
            <w:drawing>
              <wp:anchor distT="0" distB="0" distL="114300" distR="114300" simplePos="0" relativeHeight="251661312" behindDoc="0" locked="0" layoutInCell="1" allowOverlap="1" wp14:anchorId="176AE7F2" wp14:editId="7BAEEC12">
                <wp:simplePos x="0" y="0"/>
                <wp:positionH relativeFrom="column">
                  <wp:posOffset>2120621</wp:posOffset>
                </wp:positionH>
                <wp:positionV relativeFrom="paragraph">
                  <wp:posOffset>2368</wp:posOffset>
                </wp:positionV>
                <wp:extent cx="1464310" cy="906004"/>
                <wp:effectExtent l="0" t="0" r="0" b="0"/>
                <wp:wrapNone/>
                <wp:docPr id="22" name="Textfeld 22"/>
                <wp:cNvGraphicFramePr/>
                <a:graphic xmlns:a="http://schemas.openxmlformats.org/drawingml/2006/main">
                  <a:graphicData uri="http://schemas.microsoft.com/office/word/2010/wordprocessingShape">
                    <wps:wsp>
                      <wps:cNvSpPr txBox="1"/>
                      <wps:spPr>
                        <a:xfrm>
                          <a:off x="0" y="0"/>
                          <a:ext cx="1464310" cy="906004"/>
                        </a:xfrm>
                        <a:prstGeom prst="rect">
                          <a:avLst/>
                        </a:prstGeom>
                        <a:noFill/>
                        <a:ln w="6350">
                          <a:noFill/>
                        </a:ln>
                      </wps:spPr>
                      <wps:txbx>
                        <w:txbxContent>
                          <w:p w:rsidRPr="00712209" w:rsidR="00712209" w:rsidRDefault="00712209" w14:paraId="1883D824" w14:textId="4E034146">
                            <w:pPr>
                              <w:rPr>
                                <w:sz w:val="32"/>
                                <w:szCs w:val="32"/>
                              </w:rPr>
                            </w:pPr>
                            <w:r w:rsidRPr="00712209">
                              <w:rPr>
                                <w:sz w:val="32"/>
                                <w:szCs w:val="32"/>
                              </w:rPr>
                              <w:t>=&gt; Komplexität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324CB500">
              <v:shape id="Textfeld 22" style="position:absolute;left:0;text-align:left;margin-left:167pt;margin-top:.2pt;width:115.3pt;height:71.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" w14:anchorId="176AE7F2">
                <v:textbox>
                  <w:txbxContent>
                    <w:p w:rsidRPr="00712209" w:rsidR="00712209" w:rsidRDefault="00712209" w14:paraId="4397E7E3" w14:textId="4E034146">
                      <w:pPr>
                        <w:rPr>
                          <w:sz w:val="32"/>
                          <w:szCs w:val="32"/>
                        </w:rPr>
                      </w:pPr>
                      <w:r w:rsidRPr="00712209">
                        <w:rPr>
                          <w:sz w:val="32"/>
                          <w:szCs w:val="32"/>
                        </w:rPr>
                        <w:t>=&gt; Komplexität</w:t>
                      </w:r>
                    </w:p>
                  </w:txbxContent>
                </v:textbox>
              </v:shape>
            </w:pict>
          </mc:Fallback>
        </mc:AlternateContent>
      </w:r>
      <w:r w:rsidR="008E17A6">
        <w:t>Kommunikation</w:t>
      </w:r>
    </w:p>
    <w:p w:rsidR="008E17A6" w:rsidP="00F3589E" w:rsidRDefault="00A31FFF" w14:paraId="51BDF597" w14:textId="320C682D">
      <w:pPr>
        <w:pStyle w:val="Listenabsatz"/>
        <w:numPr>
          <w:ilvl w:val="0"/>
          <w:numId w:val="22"/>
        </w:numPr>
      </w:pPr>
      <w:r>
        <w:t>K</w:t>
      </w:r>
      <w:r w:rsidR="008E17A6">
        <w:t>ritisches Denken</w:t>
      </w:r>
    </w:p>
    <w:p w:rsidR="008E17A6" w:rsidP="00F3589E" w:rsidRDefault="008E17A6" w14:paraId="7F838163" w14:textId="178B3EC3">
      <w:pPr>
        <w:pStyle w:val="Listenabsatz"/>
        <w:numPr>
          <w:ilvl w:val="0"/>
          <w:numId w:val="22"/>
        </w:numPr>
      </w:pPr>
      <w:r>
        <w:t>Kreativität</w:t>
      </w:r>
    </w:p>
    <w:p w:rsidR="008E17A6" w:rsidP="00F3589E" w:rsidRDefault="008E17A6" w14:paraId="0D9D129C" w14:textId="757705B7">
      <w:pPr>
        <w:pStyle w:val="Listenabsatz"/>
        <w:numPr>
          <w:ilvl w:val="0"/>
          <w:numId w:val="22"/>
        </w:numPr>
      </w:pPr>
      <w:r>
        <w:t>Kooperation</w:t>
      </w:r>
    </w:p>
    <w:p w:rsidR="00C75A87" w:rsidP="00504F21" w:rsidRDefault="00C75A87" w14:paraId="7B4696BB" w14:textId="71A65599">
      <w:pPr>
        <w:pStyle w:val="berschrift4"/>
      </w:pPr>
      <w:r>
        <w:t xml:space="preserve">Problembasiertes Lernen </w:t>
      </w:r>
    </w:p>
    <w:p w:rsidR="001F016E" w:rsidP="001F016E" w:rsidRDefault="001918A9" w14:paraId="152EB3F7" w14:textId="15BB66F8">
      <w:r>
        <w:t>Problemstellung</w:t>
      </w:r>
      <w:r w:rsidRPr="002F7553" w:rsidR="002F7553">
        <w:t xml:space="preserve"> erhalte</w:t>
      </w:r>
      <w:r w:rsidR="002F7553">
        <w:t>n</w:t>
      </w:r>
      <w:r>
        <w:t xml:space="preserve"> </w:t>
      </w:r>
      <w:r>
        <w:rPr>
          <w:rFonts w:ascii="Wingdings" w:hAnsi="Wingdings" w:eastAsia="Wingdings" w:cs="Wingdings"/>
        </w:rPr>
        <w:t>à</w:t>
      </w:r>
      <w:r>
        <w:t xml:space="preserve"> analysier</w:t>
      </w:r>
      <w:r w:rsidR="002F7553">
        <w:t>en</w:t>
      </w:r>
      <w:r>
        <w:t xml:space="preserve"> </w:t>
      </w:r>
      <w:r>
        <w:rPr>
          <w:rFonts w:ascii="Wingdings" w:hAnsi="Wingdings" w:eastAsia="Wingdings" w:cs="Wingdings"/>
        </w:rPr>
        <w:t>à</w:t>
      </w:r>
      <w:r>
        <w:t xml:space="preserve"> geeignete Informationsquellen finden </w:t>
      </w:r>
      <w:r>
        <w:rPr>
          <w:rFonts w:ascii="Wingdings" w:hAnsi="Wingdings" w:eastAsia="Wingdings" w:cs="Wingdings"/>
        </w:rPr>
        <w:t>à</w:t>
      </w:r>
      <w:r>
        <w:t xml:space="preserve"> Alternativen entwickeln</w:t>
      </w:r>
      <w:r w:rsidR="00460ACD">
        <w:t xml:space="preserve"> </w:t>
      </w:r>
      <w:r w:rsidR="00460ACD">
        <w:rPr>
          <w:rFonts w:ascii="Wingdings" w:hAnsi="Wingdings" w:eastAsia="Wingdings" w:cs="Wingdings"/>
        </w:rPr>
        <w:t>à</w:t>
      </w:r>
      <w:r w:rsidR="00CE5BAC">
        <w:t xml:space="preserve"> </w:t>
      </w:r>
      <w:r w:rsidR="00460ACD">
        <w:t>Lösungesweg auswählen + umsetzen</w:t>
      </w:r>
    </w:p>
    <w:p w:rsidRPr="00A43BA0" w:rsidR="00FE2ABC" w:rsidP="00504F21" w:rsidRDefault="00FE2ABC" w14:paraId="6FC37647" w14:textId="2569BD6F">
      <w:pPr>
        <w:pStyle w:val="berschrift5"/>
      </w:pPr>
      <w:r w:rsidRPr="00A43BA0">
        <w:t>Voraussetzung</w:t>
      </w:r>
    </w:p>
    <w:p w:rsidRPr="00FE2ABC" w:rsidR="00FE2ABC" w:rsidP="00FE2ABC" w:rsidRDefault="00FE2ABC" w14:paraId="64951C05" w14:textId="40FA3571">
      <w:r>
        <w:t>Initiative + selbstgesteuertes Lernen</w:t>
      </w:r>
    </w:p>
    <w:p w:rsidR="00C72D1B" w:rsidP="00C72D1B" w:rsidRDefault="00C72D1B" w14:paraId="3FCD16BD" w14:textId="2CF4DB0A">
      <w:pPr>
        <w:pStyle w:val="berschrift3"/>
      </w:pPr>
      <w:r w:rsidRPr="00504F21">
        <w:t>Kommunikation</w:t>
      </w:r>
    </w:p>
    <w:p w:rsidRPr="000025B1" w:rsidR="000025B1" w:rsidP="000025B1" w:rsidRDefault="000025B1" w14:paraId="4883D930" w14:textId="62BBD51E">
      <w:pPr>
        <w:pStyle w:val="berschrift4"/>
      </w:pPr>
      <w:r>
        <w:t>Definition</w:t>
      </w:r>
    </w:p>
    <w:p w:rsidR="00800968" w:rsidP="00800968" w:rsidRDefault="000623F8" w14:paraId="6A59FFA2" w14:textId="4BEDA1DC">
      <w:r>
        <w:t>Informationsaustausch mithilfe von Sprache oder Zeichen zwischen einem Sender und einem oder mehreren Empfängern</w:t>
      </w:r>
      <w:r w:rsidR="0026585B">
        <w:t>.</w:t>
      </w:r>
    </w:p>
    <w:p w:rsidR="0036039F" w:rsidP="0036039F" w:rsidRDefault="0036039F" w14:paraId="766747F0" w14:textId="3F4DCC23">
      <w:pPr>
        <w:pStyle w:val="berschrift4"/>
      </w:pPr>
      <w:r>
        <w:t>Arten der Kommunikation</w:t>
      </w:r>
    </w:p>
    <w:p w:rsidR="0036039F" w:rsidP="00F3589E" w:rsidRDefault="0036039F" w14:paraId="269D24E5" w14:textId="6CB27CA9">
      <w:pPr>
        <w:pStyle w:val="Listenabsatz"/>
        <w:numPr>
          <w:ilvl w:val="0"/>
          <w:numId w:val="23"/>
        </w:numPr>
      </w:pPr>
      <w:r>
        <w:t>verbale</w:t>
      </w:r>
      <w:r w:rsidR="000512E7">
        <w:t xml:space="preserve"> Kommunikation</w:t>
      </w:r>
      <w:r w:rsidR="00943D71">
        <w:t xml:space="preserve"> = Wörter, Sprache</w:t>
      </w:r>
      <w:r w:rsidR="00902354">
        <w:t>, Schrift</w:t>
      </w:r>
      <w:r w:rsidR="0078399F">
        <w:t>, Gestik(?)</w:t>
      </w:r>
      <w:r w:rsidR="00E24D0D">
        <w:t>, Gebärdensprache, Morsen</w:t>
      </w:r>
    </w:p>
    <w:p w:rsidR="0036039F" w:rsidP="00F3589E" w:rsidRDefault="0036039F" w14:paraId="54A391B5" w14:textId="30D35667">
      <w:pPr>
        <w:pStyle w:val="Listenabsatz"/>
        <w:numPr>
          <w:ilvl w:val="0"/>
          <w:numId w:val="23"/>
        </w:numPr>
      </w:pPr>
      <w:r w:rsidRPr="0036039F">
        <w:t>paraverbale</w:t>
      </w:r>
      <w:r w:rsidRPr="000512E7" w:rsidR="000512E7">
        <w:t xml:space="preserve"> Kommunikation</w:t>
      </w:r>
      <w:r w:rsidR="006132AD">
        <w:t xml:space="preserve"> = Wie</w:t>
      </w:r>
      <w:r w:rsidR="00B0730C">
        <w:t xml:space="preserve"> etwas</w:t>
      </w:r>
      <w:r w:rsidR="006132AD">
        <w:t xml:space="preserve"> </w:t>
      </w:r>
      <w:r w:rsidR="00B0730C">
        <w:t>gesagt</w:t>
      </w:r>
      <w:r w:rsidR="006132AD">
        <w:t xml:space="preserve"> wird</w:t>
      </w:r>
      <w:r w:rsidR="003D188A">
        <w:t>: Stimmlage, Ton, Pausen, Tempo, Stimmhöhe</w:t>
      </w:r>
      <w:r w:rsidR="006470F2">
        <w:t>; kann genetisch bedingt sein</w:t>
      </w:r>
    </w:p>
    <w:p w:rsidR="0036039F" w:rsidP="00F3589E" w:rsidRDefault="0036039F" w14:paraId="013E80E3" w14:textId="2F475528">
      <w:pPr>
        <w:pStyle w:val="Listenabsatz"/>
        <w:numPr>
          <w:ilvl w:val="0"/>
          <w:numId w:val="23"/>
        </w:numPr>
      </w:pPr>
      <w:r>
        <w:t>nonverbale</w:t>
      </w:r>
      <w:r w:rsidRPr="000512E7" w:rsidR="000512E7">
        <w:t xml:space="preserve"> Kommunikation</w:t>
      </w:r>
      <w:r w:rsidR="00B926EE">
        <w:t xml:space="preserve"> = Zeichen</w:t>
      </w:r>
      <w:r w:rsidR="00D70EC3">
        <w:t>; Gestik(?), Mimik</w:t>
      </w:r>
      <w:r w:rsidR="006F739F">
        <w:t>, Blick</w:t>
      </w:r>
      <w:r w:rsidR="0037133B">
        <w:t>kontakt</w:t>
      </w:r>
      <w:r w:rsidR="00DB2122">
        <w:t>, räumliche Verhalten</w:t>
      </w:r>
      <w:r w:rsidR="0024458A">
        <w:t>, Berührungen</w:t>
      </w:r>
    </w:p>
    <w:p w:rsidR="00437477" w:rsidP="003F5A73" w:rsidRDefault="003F5A73" w14:paraId="5E9AB207" w14:textId="4F0C915F">
      <w:pPr>
        <w:pStyle w:val="berschrift4"/>
      </w:pPr>
      <w:r>
        <w:t>Nonverbale Kommunikation</w:t>
      </w:r>
    </w:p>
    <w:p w:rsidR="003F5A73" w:rsidP="003F5A73" w:rsidRDefault="00A536B4" w14:paraId="3031D6E9" w14:textId="7101B920">
      <w:pPr>
        <w:pStyle w:val="berschrift5"/>
      </w:pPr>
      <w:r>
        <w:t>Kopfhalten</w:t>
      </w:r>
    </w:p>
    <w:p w:rsidR="00A536B4" w:rsidP="00A536B4" w:rsidRDefault="0007150A" w14:paraId="6A27EBB2" w14:textId="27BA7266">
      <w:r>
        <w:t>Ein nach unten geneigter Kopf wirkt bescheiden und anmutig, während ein gerade geneigter Kopf Selbstsucht vermittelt.</w:t>
      </w:r>
    </w:p>
    <w:p w:rsidR="00004814" w:rsidP="00CD2259" w:rsidRDefault="00CD2259" w14:paraId="36C371D8" w14:textId="49ACCD02">
      <w:pPr>
        <w:pStyle w:val="berschrift5"/>
      </w:pPr>
      <w:r>
        <w:t>Händeschütteln</w:t>
      </w:r>
    </w:p>
    <w:p w:rsidR="00CD2259" w:rsidP="00CD2259" w:rsidRDefault="0049428E" w14:paraId="0541A5B7" w14:textId="55B6DD07">
      <w:r>
        <w:t>Ein zu lange andauerndes Händeschütteln bei einer formellen oder informellen Begrüßung lässt uns unsympathisch erscheinen.</w:t>
      </w:r>
    </w:p>
    <w:p w:rsidR="00EA1D12" w:rsidP="00002519" w:rsidRDefault="00002519" w14:paraId="634A49C1" w14:textId="43253FB6">
      <w:pPr>
        <w:pStyle w:val="berschrift5"/>
      </w:pPr>
      <w:r>
        <w:t>Körperhaltung</w:t>
      </w:r>
    </w:p>
    <w:p w:rsidRPr="00E34CF3" w:rsidR="00E34CF3" w:rsidP="00E34CF3" w:rsidRDefault="00B36E8A" w14:paraId="0709F912" w14:textId="3AE7509A">
      <w:r>
        <w:t xml:space="preserve">Eine schlechte Körperhaltung, also ein nach vorne gebeugter Rücken, </w:t>
      </w:r>
      <w:r w:rsidR="00FF6CF4">
        <w:t xml:space="preserve">ein Rundrücken, </w:t>
      </w:r>
      <w:r w:rsidR="00DE1F02">
        <w:t xml:space="preserve">wirkt </w:t>
      </w:r>
      <w:r w:rsidR="004B6775">
        <w:t xml:space="preserve">traurig und </w:t>
      </w:r>
      <w:r w:rsidR="00BB0837">
        <w:t xml:space="preserve">gedemütigt. </w:t>
      </w:r>
      <w:r w:rsidR="00F46194">
        <w:t xml:space="preserve">Eine aufrecht sitzende Person wird hingegen sehr respektvoll behandelt, weil sie </w:t>
      </w:r>
      <w:r w:rsidR="00A72471">
        <w:t>wie eine Führungsperson erscheint.</w:t>
      </w:r>
    </w:p>
    <w:p w:rsidR="00002519" w:rsidP="002D18C1" w:rsidRDefault="002D18C1" w14:paraId="4C44BC79" w14:textId="4088CDC5">
      <w:pPr>
        <w:pStyle w:val="berschrift5"/>
      </w:pPr>
      <w:r>
        <w:t>Timing</w:t>
      </w:r>
    </w:p>
    <w:p w:rsidR="00513D3F" w:rsidP="00513D3F" w:rsidRDefault="005E6366" w14:paraId="5B4ACB4B" w14:textId="4377EB93">
      <w:r>
        <w:t>Bei zu langem Warten oder zu schnellem Reden wird das Gespräch lächerlich empfunden.</w:t>
      </w:r>
      <w:r w:rsidR="009B3BF6">
        <w:t xml:space="preserve"> Das richtige Timing spielt eine entscheidende Rolle</w:t>
      </w:r>
      <w:r w:rsidR="00CD5623">
        <w:t>, gehört allerdings nicht wirklich zur Kategorie „Körperhaltung“.</w:t>
      </w:r>
    </w:p>
    <w:p w:rsidR="00925471" w:rsidP="007C5B61" w:rsidRDefault="009B3D72" w14:paraId="2B8F5EE1" w14:textId="07A3A9E9">
      <w:pPr>
        <w:pStyle w:val="berschrift5"/>
      </w:pPr>
      <w:r>
        <w:t>Mimik</w:t>
      </w:r>
    </w:p>
    <w:p w:rsidR="00616A45" w:rsidP="00616A45" w:rsidRDefault="009A6C32" w14:paraId="2CB9FD6D" w14:textId="64DEF385">
      <w:r>
        <w:t xml:space="preserve">Ob Augenrollen, </w:t>
      </w:r>
      <w:r w:rsidR="008F39F9">
        <w:t xml:space="preserve">rot werdene Wangen, </w:t>
      </w:r>
      <w:r w:rsidR="00FA7467">
        <w:t xml:space="preserve">Lächeln, Schmollen, </w:t>
      </w:r>
      <w:r w:rsidR="002546BC">
        <w:t xml:space="preserve">angespannte Augenbrauen, </w:t>
      </w:r>
      <w:r w:rsidR="00B26CA7">
        <w:t xml:space="preserve">hochgezogene Augenbrauen oder </w:t>
      </w:r>
      <w:r w:rsidR="00C92E8F">
        <w:t xml:space="preserve">der Ausdruck von traurigen Augen. All diese im Gesicht auftretenden nonverbalen Kommunikationen gehören zur Mimik. </w:t>
      </w:r>
      <w:r w:rsidR="0002486E">
        <w:t>Mimik geht allerdings auch noch viel tiefer. Ein Lächeln ist nicht immer ein freundliches Lächeln, es kann auch ein ironisches / sarkastisches Lächeln oder ein Auslachen sein.</w:t>
      </w:r>
      <w:r w:rsidR="00952012">
        <w:t xml:space="preserve"> Diese feinen Unterschiede lassen sich nicht immer differenzieren.</w:t>
      </w:r>
      <w:r w:rsidR="007F0EAB">
        <w:t xml:space="preserve"> Aber durch diese Art von nonverbaler Kommunikation kann man verbale und paraverbale Kommunikation stark unterstreichen, Meinungen deutlich und klar übermitteln und </w:t>
      </w:r>
      <w:r w:rsidR="00A01ED9">
        <w:t>die Sprache interessanter gestalten.</w:t>
      </w:r>
      <w:r w:rsidR="00B210E0">
        <w:t xml:space="preserve"> Der oder die Empfänger kennen sich zu dem Gesagten besser aus, sie können sich in den Sender hineinfühlen.</w:t>
      </w:r>
    </w:p>
    <w:p w:rsidR="00532FA3" w:rsidP="00ED29BA" w:rsidRDefault="00ED29BA" w14:paraId="58311AFE" w14:textId="20F0C55A">
      <w:pPr>
        <w:pStyle w:val="berschrift5"/>
      </w:pPr>
      <w:r>
        <w:t>Blickkontakt</w:t>
      </w:r>
    </w:p>
    <w:p w:rsidR="00ED29BA" w:rsidP="00ED29BA" w:rsidRDefault="009B7BAE" w14:paraId="4FCFE30A" w14:textId="19B49A71">
      <w:r>
        <w:t xml:space="preserve">Der Augenkontakt ist besonders wichtig, um Interesse zu zeigen. </w:t>
      </w:r>
      <w:r w:rsidR="00BB3CD3">
        <w:t>Abwesende Augen, als ein Blick jenseits der Augen der Empfänger bzw. des Senders zeigen logischerweise gedankliche Abwesenheit</w:t>
      </w:r>
      <w:r w:rsidR="00083C2E">
        <w:t>.</w:t>
      </w:r>
    </w:p>
    <w:p w:rsidR="00BD35A6" w:rsidP="007949B6" w:rsidRDefault="007949B6" w14:paraId="01532248" w14:textId="1319D30B">
      <w:pPr>
        <w:pStyle w:val="berschrift5"/>
      </w:pPr>
      <w:r>
        <w:t>Habitus</w:t>
      </w:r>
    </w:p>
    <w:p w:rsidR="009E5FE5" w:rsidP="007949B6" w:rsidRDefault="00CA47E6" w14:paraId="337DA1B8" w14:textId="22B34FA6">
      <w:r>
        <w:t>Zu dieser Kategorie gehört die Art der Frisur, das Make-Up, der Schmuck, die Kleidung und auch die sichtbare Pflege.</w:t>
      </w:r>
      <w:r w:rsidR="00F95EB8">
        <w:t xml:space="preserve"> Man kann aus einem Bild von Fingernägeln manchmal mehr </w:t>
      </w:r>
      <w:r w:rsidR="00BA13D0">
        <w:t xml:space="preserve">über diese Person </w:t>
      </w:r>
      <w:r w:rsidR="00F95EB8">
        <w:t xml:space="preserve">herauslesen als aus </w:t>
      </w:r>
      <w:r w:rsidR="00DC6C90">
        <w:t>einer</w:t>
      </w:r>
      <w:r w:rsidR="00F95EB8">
        <w:t xml:space="preserve"> 200 Wörte</w:t>
      </w:r>
      <w:r w:rsidR="00DC6C90">
        <w:t>r langen Biografie</w:t>
      </w:r>
      <w:r w:rsidR="00F95EB8">
        <w:t>.</w:t>
      </w:r>
    </w:p>
    <w:p w:rsidR="005167A1" w:rsidP="00B8568E" w:rsidRDefault="00B8568E" w14:paraId="54034BE0" w14:textId="048D90A2">
      <w:pPr>
        <w:pStyle w:val="berschrift5"/>
      </w:pPr>
      <w:r>
        <w:t>Handgesten</w:t>
      </w:r>
    </w:p>
    <w:p w:rsidRPr="00B8568E" w:rsidR="00B8568E" w:rsidP="00B8568E" w:rsidRDefault="006A601C" w14:paraId="45F239C5" w14:textId="67B05A0A">
      <w:r>
        <w:t xml:space="preserve">Verschränkte Arme, trommelnde Finger, auf den Mund haltende Hand, versteckte Hände oder das „Kopf auf Hand stützen“. Dies gehört zur Kategorie Handgesten. Sie können </w:t>
      </w:r>
      <w:r w:rsidR="00D069B5">
        <w:t xml:space="preserve">Verschlossenheit, Nervösität, </w:t>
      </w:r>
      <w:r w:rsidR="00C058E1">
        <w:t>Müdigkeit oder Verheimlichung symbolisieren.</w:t>
      </w:r>
    </w:p>
    <w:p w:rsidR="002D18C1" w:rsidP="00EF54A9" w:rsidRDefault="00EF54A9" w14:paraId="700083E3" w14:textId="4D997C9D">
      <w:pPr>
        <w:pStyle w:val="berschrift5"/>
      </w:pPr>
      <w:r>
        <w:t>Gestik / Armbewegungen und Körpereinsatz</w:t>
      </w:r>
    </w:p>
    <w:p w:rsidR="00520023" w:rsidP="00520023" w:rsidRDefault="00520023" w14:paraId="144E6250" w14:textId="49ABE75B">
      <w:r>
        <w:t>Mit Armbewegungen kann man Wörter nonverbal unterstreichen, damit die Kommunikationsempfänger dem Inhalt besser verstehen können, weil sie automatisch auf die richtigen Wörter achten.</w:t>
      </w:r>
    </w:p>
    <w:p w:rsidR="00FD1743" w:rsidP="00FD1743" w:rsidRDefault="00FD1743" w14:paraId="62D75863" w14:textId="41E45ECD">
      <w:pPr>
        <w:pStyle w:val="berschrift5"/>
      </w:pPr>
      <w:r>
        <w:t>Sitzhaltung</w:t>
      </w:r>
    </w:p>
    <w:p w:rsidR="00EF54A9" w:rsidP="00EF54A9" w:rsidRDefault="00E62EBE" w14:paraId="2DB7DF13" w14:textId="54FDEB94">
      <w:r>
        <w:t>Es ist auch sehr entscheidend wie man sitzt.</w:t>
      </w:r>
      <w:r w:rsidR="0032350E">
        <w:t xml:space="preserve"> Eine so halb daliegende Person zeigt weniger Motivation, Interesse und</w:t>
      </w:r>
      <w:r w:rsidR="00A067B6">
        <w:t xml:space="preserve"> Wachsamkeit als eine mit aufrechtem Rücken</w:t>
      </w:r>
      <w:r w:rsidR="000A7814">
        <w:t xml:space="preserve">, </w:t>
      </w:r>
      <w:r w:rsidR="00B05A05">
        <w:t xml:space="preserve">ordentlich </w:t>
      </w:r>
      <w:r w:rsidR="005B2D9E">
        <w:t>Da</w:t>
      </w:r>
      <w:r w:rsidR="00B05A05">
        <w:t>sitzende.</w:t>
      </w:r>
    </w:p>
    <w:p w:rsidR="00C45011" w:rsidP="00C45011" w:rsidRDefault="00C45011" w14:paraId="2C436EA0" w14:textId="07F34B01">
      <w:pPr>
        <w:pStyle w:val="berschrift4"/>
      </w:pPr>
      <w:r>
        <w:t>Kommunikationsmodelle</w:t>
      </w:r>
    </w:p>
    <w:p w:rsidR="00C45011" w:rsidP="00BA1D8D" w:rsidRDefault="00BA1D8D" w14:paraId="1B9124C1" w14:textId="1E4656C7">
      <w:pPr>
        <w:pStyle w:val="berschrift5"/>
      </w:pPr>
      <w:r>
        <w:t>Eisbergmodell</w:t>
      </w:r>
    </w:p>
    <w:p w:rsidRPr="00573A8A" w:rsidR="00573A8A" w:rsidP="00573A8A" w:rsidRDefault="00573A8A" w14:paraId="0B7BD42E" w14:textId="36F278D1">
      <w:r>
        <w:rPr>
          <w:noProof/>
        </w:rPr>
        <w:drawing>
          <wp:inline distT="0" distB="0" distL="0" distR="0" wp14:anchorId="556F12E3" wp14:editId="00A359D7">
            <wp:extent cx="3204376" cy="1802109"/>
            <wp:effectExtent l="0" t="0" r="0" b="8255"/>
            <wp:docPr id="19" name="Grafik 19" descr="Eisbergmodell • Kommunikationsmodell, Freud · [mit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sbergmodell • Kommunikationsmodell, Freud · [mit Vide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2914" cy="1812535"/>
                    </a:xfrm>
                    <a:prstGeom prst="rect">
                      <a:avLst/>
                    </a:prstGeom>
                    <a:noFill/>
                    <a:ln>
                      <a:noFill/>
                    </a:ln>
                  </pic:spPr>
                </pic:pic>
              </a:graphicData>
            </a:graphic>
          </wp:inline>
        </w:drawing>
      </w:r>
    </w:p>
    <w:p w:rsidR="00D86C96" w:rsidP="00926CFC" w:rsidRDefault="008A5F4B" w14:paraId="4DF655EC" w14:textId="415DC018">
      <w:pPr>
        <w:pStyle w:val="berschrift5"/>
      </w:pPr>
      <w:r>
        <w:t>Sender-Empfänger-Modell</w:t>
      </w:r>
    </w:p>
    <w:p w:rsidRPr="00D86C96" w:rsidR="00D86C96" w:rsidP="00D86C96" w:rsidRDefault="00D86C96" w14:paraId="449F37E1" w14:textId="3429A046">
      <w:r>
        <w:t>Man muss als Sender den absolut gleichen Code verwenden wie der Empfänger.</w:t>
      </w:r>
      <w:r w:rsidR="007926B9">
        <w:t xml:space="preserve"> Wenn es Anomalien gibt, </w:t>
      </w:r>
      <w:r w:rsidR="00751DBD">
        <w:t xml:space="preserve">die der Empfänger nicht beherrscht, </w:t>
      </w:r>
      <w:r w:rsidR="00567154">
        <w:t>kommt es zu einer ungleichen</w:t>
      </w:r>
      <w:r w:rsidR="00064E9C">
        <w:t xml:space="preserve"> / unklaren</w:t>
      </w:r>
      <w:r w:rsidR="00567154">
        <w:t xml:space="preserve"> Kommunikation</w:t>
      </w:r>
      <w:r w:rsidR="008C7ECC">
        <w:t xml:space="preserve">, zum Beispiel: </w:t>
      </w:r>
      <w:r w:rsidR="0084418B">
        <w:t xml:space="preserve">Sarkasmus, </w:t>
      </w:r>
      <w:r w:rsidR="0063382F">
        <w:t xml:space="preserve">zweideutige Signale, </w:t>
      </w:r>
      <w:r w:rsidR="00813C4B">
        <w:t>Persifla</w:t>
      </w:r>
      <w:r w:rsidR="002E100E">
        <w:t>g</w:t>
      </w:r>
      <w:r w:rsidR="00813C4B">
        <w:t>en.</w:t>
      </w:r>
    </w:p>
    <w:p w:rsidR="00EB7E28" w:rsidP="00EB7E28" w:rsidRDefault="00EB7E28" w14:paraId="68157E3C" w14:textId="0D510EF3">
      <w:r>
        <w:rPr>
          <w:noProof/>
        </w:rPr>
        <w:drawing>
          <wp:inline distT="0" distB="0" distL="0" distR="0" wp14:anchorId="6CCEEC78" wp14:editId="15BA44C8">
            <wp:extent cx="3101009" cy="1741241"/>
            <wp:effectExtent l="0" t="0" r="4445" b="0"/>
            <wp:docPr id="23" name="Grafik 23" descr="Kommunikation und Sprache : Sender-Empfänger-Modell | Deutsch | alpha  Lernen | B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ommunikation und Sprache : Sender-Empfänger-Modell | Deutsch | alpha  Lernen | BR.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8050" cy="1750809"/>
                    </a:xfrm>
                    <a:prstGeom prst="rect">
                      <a:avLst/>
                    </a:prstGeom>
                    <a:noFill/>
                    <a:ln>
                      <a:noFill/>
                    </a:ln>
                  </pic:spPr>
                </pic:pic>
              </a:graphicData>
            </a:graphic>
          </wp:inline>
        </w:drawing>
      </w:r>
    </w:p>
    <w:p w:rsidR="00604DC5" w:rsidP="00EB7E28" w:rsidRDefault="00604DC5" w14:paraId="79B7339A" w14:textId="77777777"/>
    <w:p w:rsidR="00186CC2" w:rsidP="00186CC2" w:rsidRDefault="00186CC2" w14:paraId="7CBB6716" w14:textId="73CA995E">
      <w:pPr>
        <w:pStyle w:val="berschrift5"/>
      </w:pPr>
      <w:r>
        <w:t>Axiome nach Paul Watzlawick</w:t>
      </w:r>
    </w:p>
    <w:p w:rsidR="00CA4F4E" w:rsidP="00F3589E" w:rsidRDefault="00CA4F4E" w14:paraId="7466EA39" w14:textId="0CB5A4BA">
      <w:pPr>
        <w:pStyle w:val="Listenabsatz"/>
        <w:numPr>
          <w:ilvl w:val="0"/>
          <w:numId w:val="24"/>
        </w:numPr>
      </w:pPr>
      <w:r>
        <w:t>Man kann nicht nicht kommunizieren</w:t>
      </w:r>
    </w:p>
    <w:p w:rsidR="00C45860" w:rsidP="00F3589E" w:rsidRDefault="00C65153" w14:paraId="55A5A553" w14:textId="7B580A45">
      <w:pPr>
        <w:pStyle w:val="Listenabsatz"/>
        <w:numPr>
          <w:ilvl w:val="0"/>
          <w:numId w:val="24"/>
        </w:numPr>
      </w:pPr>
      <w:r w:rsidRPr="00C65153">
        <w:t>Jede Kommunikation hat einen Inhalts- und Beziehungsaspekt</w:t>
      </w:r>
    </w:p>
    <w:p w:rsidR="00C65153" w:rsidP="00F3589E" w:rsidRDefault="00CF2A51" w14:paraId="7B8EEA94" w14:textId="48ED5621">
      <w:pPr>
        <w:pStyle w:val="Listenabsatz"/>
        <w:numPr>
          <w:ilvl w:val="0"/>
          <w:numId w:val="24"/>
        </w:numPr>
      </w:pPr>
      <w:r w:rsidRPr="00CF2A51">
        <w:t>Kommunikation ist immer Ursache und Wirkung</w:t>
      </w:r>
    </w:p>
    <w:p w:rsidR="00CF2A51" w:rsidP="00F3589E" w:rsidRDefault="00D7168D" w14:paraId="45610B38" w14:textId="1BFB21BB">
      <w:pPr>
        <w:pStyle w:val="Listenabsatz"/>
        <w:numPr>
          <w:ilvl w:val="0"/>
          <w:numId w:val="24"/>
        </w:numPr>
      </w:pPr>
      <w:r w:rsidRPr="00D7168D">
        <w:t xml:space="preserve">Kommunikation </w:t>
      </w:r>
      <w:r w:rsidR="00914F71">
        <w:t>bedient sich</w:t>
      </w:r>
      <w:r w:rsidRPr="00D7168D">
        <w:t xml:space="preserve"> analog</w:t>
      </w:r>
      <w:r w:rsidR="00E00927">
        <w:t>er</w:t>
      </w:r>
      <w:r w:rsidR="00914F71">
        <w:t xml:space="preserve"> (para- und nonverbaler)</w:t>
      </w:r>
      <w:r w:rsidRPr="00D7168D">
        <w:t xml:space="preserve"> und digital</w:t>
      </w:r>
      <w:r w:rsidR="00E00927">
        <w:t>er</w:t>
      </w:r>
      <w:r w:rsidR="00914F71">
        <w:t xml:space="preserve"> (verbaler) Elemente</w:t>
      </w:r>
    </w:p>
    <w:p w:rsidR="00D7168D" w:rsidP="00F3589E" w:rsidRDefault="00D7168D" w14:paraId="7BB15649" w14:textId="4E620067">
      <w:pPr>
        <w:pStyle w:val="Listenabsatz"/>
        <w:numPr>
          <w:ilvl w:val="0"/>
          <w:numId w:val="24"/>
        </w:numPr>
      </w:pPr>
      <w:r w:rsidRPr="00D7168D">
        <w:t>Kommunikation ist symmetrisch oder komplementär</w:t>
      </w:r>
      <w:r w:rsidR="007173B1">
        <w:t xml:space="preserve">: </w:t>
      </w:r>
      <w:r w:rsidR="0033003B">
        <w:t>Je nach Gleichgewicht der Beziehung zwischen Sender und Empfänger (Hierarchie, …) ist die Kommunikation</w:t>
      </w:r>
      <w:r w:rsidR="009C4E6E">
        <w:t xml:space="preserve"> locker oder mit Bedacht zu führen.</w:t>
      </w:r>
    </w:p>
    <w:p w:rsidR="00944B84" w:rsidP="00944B84" w:rsidRDefault="00531C65" w14:paraId="5BAC5AFB" w14:textId="3CA58B4C">
      <w:r>
        <w:rPr>
          <w:noProof/>
        </w:rPr>
        <w:drawing>
          <wp:anchor distT="0" distB="0" distL="114300" distR="114300" simplePos="0" relativeHeight="251658240" behindDoc="0" locked="0" layoutInCell="1" allowOverlap="1" wp14:anchorId="0F9FC58A" wp14:editId="25ED5E90">
            <wp:simplePos x="0" y="0"/>
            <wp:positionH relativeFrom="column">
              <wp:posOffset>3695700</wp:posOffset>
            </wp:positionH>
            <wp:positionV relativeFrom="paragraph">
              <wp:posOffset>2540</wp:posOffset>
            </wp:positionV>
            <wp:extent cx="1824355" cy="1988820"/>
            <wp:effectExtent l="0" t="0" r="4445" b="0"/>
            <wp:wrapThrough wrapText="bothSides">
              <wp:wrapPolygon edited="0">
                <wp:start x="0" y="0"/>
                <wp:lineTo x="0" y="21310"/>
                <wp:lineTo x="21427" y="21310"/>
                <wp:lineTo x="21427" y="0"/>
                <wp:lineTo x="0" y="0"/>
              </wp:wrapPolygon>
            </wp:wrapThrough>
            <wp:docPr id="25" name="Grafik 25" descr="Paul Watzlawicks nie geschriebenes Buch oder Die Entdeckung des  gegenwärtigen Augenblicks — Christoph Ma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ul Watzlawicks nie geschriebenes Buch oder Die Entdeckung des  gegenwärtigen Augenblicks — Christoph May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4355"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B84">
        <w:rPr>
          <w:noProof/>
        </w:rPr>
        <w:drawing>
          <wp:inline distT="0" distB="0" distL="0" distR="0" wp14:anchorId="57ADF53F" wp14:editId="1E51783E">
            <wp:extent cx="3561485" cy="2003729"/>
            <wp:effectExtent l="0" t="0" r="1270" b="0"/>
            <wp:docPr id="24" name="Grafik 24" descr="5 Axiome - nach Paul Watzlawick - Emotionen lesen ler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Axiome - nach Paul Watzlawick - Emotionen lesen lerne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1785" cy="2026402"/>
                    </a:xfrm>
                    <a:prstGeom prst="rect">
                      <a:avLst/>
                    </a:prstGeom>
                    <a:noFill/>
                    <a:ln>
                      <a:noFill/>
                    </a:ln>
                  </pic:spPr>
                </pic:pic>
              </a:graphicData>
            </a:graphic>
          </wp:inline>
        </w:drawing>
      </w:r>
      <w:r w:rsidRPr="00531C65">
        <w:t xml:space="preserve"> </w:t>
      </w:r>
    </w:p>
    <w:p w:rsidR="00300A5F" w:rsidRDefault="00300A5F" w14:paraId="0CE2DD08" w14:textId="77777777">
      <w:pPr>
        <w:rPr>
          <w:rFonts w:asciiTheme="majorHAnsi" w:hAnsiTheme="majorHAnsi" w:eastAsiaTheme="majorEastAsia" w:cstheme="majorBidi"/>
          <w:color w:val="243F60" w:themeColor="accent1" w:themeShade="7F"/>
        </w:rPr>
      </w:pPr>
      <w:r>
        <w:br w:type="page"/>
      </w:r>
    </w:p>
    <w:p w:rsidR="000333A5" w:rsidP="00B1331E" w:rsidRDefault="007F16D3" w14:paraId="7A729B60" w14:textId="669F6B43">
      <w:pPr>
        <w:pStyle w:val="berschrift5"/>
      </w:pPr>
      <w:r>
        <w:t>4 Seiten einer Kommunikation</w:t>
      </w:r>
    </w:p>
    <w:p w:rsidR="009F1905" w:rsidP="00F3589E" w:rsidRDefault="009F1905" w14:paraId="5A6052DC" w14:textId="590266C7">
      <w:pPr>
        <w:pStyle w:val="Listenabsatz"/>
        <w:numPr>
          <w:ilvl w:val="0"/>
          <w:numId w:val="25"/>
        </w:numPr>
      </w:pPr>
      <w:r>
        <w:t>Sachebene</w:t>
      </w:r>
    </w:p>
    <w:p w:rsidR="009F1905" w:rsidP="00F3589E" w:rsidRDefault="009F1905" w14:paraId="4C2DD5C8" w14:textId="44D58004">
      <w:pPr>
        <w:pStyle w:val="Listenabsatz"/>
        <w:numPr>
          <w:ilvl w:val="0"/>
          <w:numId w:val="25"/>
        </w:numPr>
      </w:pPr>
      <w:r>
        <w:t>Beziehungsebene</w:t>
      </w:r>
    </w:p>
    <w:p w:rsidR="009F1905" w:rsidP="00F3589E" w:rsidRDefault="009F1905" w14:paraId="4D9CE61B" w14:textId="776DF410">
      <w:pPr>
        <w:pStyle w:val="Listenabsatz"/>
        <w:numPr>
          <w:ilvl w:val="0"/>
          <w:numId w:val="25"/>
        </w:numPr>
      </w:pPr>
      <w:r>
        <w:t>Selbstoffenbarung</w:t>
      </w:r>
    </w:p>
    <w:p w:rsidRPr="009F1905" w:rsidR="009F1905" w:rsidP="00F3589E" w:rsidRDefault="00A17ABA" w14:paraId="5038F269" w14:textId="0ACF9EE9">
      <w:pPr>
        <w:pStyle w:val="Listenabsatz"/>
        <w:numPr>
          <w:ilvl w:val="0"/>
          <w:numId w:val="25"/>
        </w:numPr>
      </w:pPr>
      <w:r>
        <w:t>Appellebene</w:t>
      </w:r>
    </w:p>
    <w:p w:rsidR="003720B0" w:rsidP="003720B0" w:rsidRDefault="00E5185A" w14:paraId="532BFCFC" w14:textId="23336114">
      <w:r>
        <w:rPr>
          <w:noProof/>
        </w:rPr>
        <w:drawing>
          <wp:inline distT="0" distB="0" distL="0" distR="0" wp14:anchorId="3C58D9EF" wp14:editId="367EAE04">
            <wp:extent cx="3749040" cy="1674505"/>
            <wp:effectExtent l="0" t="0" r="3810" b="1905"/>
            <wp:docPr id="27" name="Grafik 27" descr="Das 4 Ohren Modell der Kommunikation - einfach erklä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s 4 Ohren Modell der Kommunikation - einfach erklä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1637" cy="1675665"/>
                    </a:xfrm>
                    <a:prstGeom prst="rect">
                      <a:avLst/>
                    </a:prstGeom>
                    <a:noFill/>
                    <a:ln>
                      <a:noFill/>
                    </a:ln>
                  </pic:spPr>
                </pic:pic>
              </a:graphicData>
            </a:graphic>
          </wp:inline>
        </w:drawing>
      </w:r>
    </w:p>
    <w:p w:rsidR="004C4972" w:rsidP="003720B0" w:rsidRDefault="004C4972" w14:paraId="05200387" w14:textId="3833FB8E"/>
    <w:p w:rsidR="004C4972" w:rsidP="004C4972" w:rsidRDefault="004C4972" w14:paraId="3D464230" w14:textId="4660E55E">
      <w:pPr>
        <w:pStyle w:val="berschrift5"/>
      </w:pPr>
      <w:bookmarkStart w:name="_Transaktionsanalyse" w:id="35"/>
      <w:bookmarkEnd w:id="35"/>
      <w:r>
        <w:t>Transaktionsanalyse</w:t>
      </w:r>
    </w:p>
    <w:p w:rsidR="008706B8" w:rsidP="00F3589E" w:rsidRDefault="008706B8" w14:paraId="0E4C23EA" w14:textId="3F5B7AFF">
      <w:pPr>
        <w:pStyle w:val="Listenabsatz"/>
        <w:numPr>
          <w:ilvl w:val="0"/>
          <w:numId w:val="26"/>
        </w:numPr>
      </w:pPr>
      <w:r>
        <w:t>Eltern-Ich</w:t>
      </w:r>
      <w:r w:rsidR="00E75D9A">
        <w:t>: Imitiert das Verhalten der Eltern</w:t>
      </w:r>
      <w:r w:rsidR="0087453D">
        <w:t xml:space="preserve"> </w:t>
      </w:r>
      <w:r w:rsidR="005A2612">
        <w:t>(</w:t>
      </w:r>
      <w:r w:rsidR="0087453D">
        <w:t>Kleinkinder</w:t>
      </w:r>
      <w:r w:rsidR="00426170">
        <w:t>;</w:t>
      </w:r>
      <w:r w:rsidR="0087453D">
        <w:t xml:space="preserve"> &lt;</w:t>
      </w:r>
      <w:r w:rsidR="002E5B56">
        <w:t xml:space="preserve"> </w:t>
      </w:r>
      <w:r w:rsidR="0087453D">
        <w:t>5</w:t>
      </w:r>
      <w:r w:rsidR="00E62796">
        <w:t xml:space="preserve"> </w:t>
      </w:r>
      <w:r w:rsidR="0087453D">
        <w:t>J</w:t>
      </w:r>
      <w:r w:rsidR="00D424ED">
        <w:t>.</w:t>
      </w:r>
      <w:r w:rsidR="005A2612">
        <w:t>)</w:t>
      </w:r>
    </w:p>
    <w:p w:rsidR="00BF019A" w:rsidP="00F3589E" w:rsidRDefault="00BF019A" w14:paraId="6E0F2D45" w14:textId="57BEF974">
      <w:pPr>
        <w:pStyle w:val="Listenabsatz"/>
        <w:numPr>
          <w:ilvl w:val="0"/>
          <w:numId w:val="26"/>
        </w:numPr>
      </w:pPr>
      <w:r>
        <w:t>Kind-Ich</w:t>
      </w:r>
      <w:r w:rsidR="00715948">
        <w:t xml:space="preserve">: </w:t>
      </w:r>
      <w:r w:rsidR="00235B98">
        <w:t>geht auf Konflikt; kreativ, …</w:t>
      </w:r>
      <w:r w:rsidR="00C76C10">
        <w:t>; pupertierendes Verhalten</w:t>
      </w:r>
      <w:r w:rsidR="001B430E">
        <w:t xml:space="preserve"> (Jugendliche</w:t>
      </w:r>
      <w:r w:rsidR="00103846">
        <w:t>)</w:t>
      </w:r>
    </w:p>
    <w:p w:rsidR="00BF019A" w:rsidP="00F3589E" w:rsidRDefault="00BF019A" w14:paraId="0BCF6EC5" w14:textId="05D7B586">
      <w:pPr>
        <w:pStyle w:val="Listenabsatz"/>
        <w:numPr>
          <w:ilvl w:val="0"/>
          <w:numId w:val="26"/>
        </w:numPr>
      </w:pPr>
      <w:r>
        <w:t>Erwachsenen-Ich</w:t>
      </w:r>
      <w:r w:rsidR="004A4882">
        <w:t>: wertschätzende Kommunikation mit Partner</w:t>
      </w:r>
      <w:r w:rsidR="00214E04">
        <w:t xml:space="preserve"> (Erwachsene</w:t>
      </w:r>
      <w:r w:rsidR="00102DA6">
        <w:t>; &gt;</w:t>
      </w:r>
      <w:r w:rsidR="00DA3C52">
        <w:t xml:space="preserve"> </w:t>
      </w:r>
      <w:r w:rsidR="00102DA6">
        <w:t>20</w:t>
      </w:r>
      <w:r w:rsidR="00E62796">
        <w:t xml:space="preserve"> </w:t>
      </w:r>
      <w:r w:rsidR="00102DA6">
        <w:t>J.</w:t>
      </w:r>
      <w:r w:rsidR="00214E04">
        <w:t>)</w:t>
      </w:r>
    </w:p>
    <w:p w:rsidR="005402C3" w:rsidP="005402C3" w:rsidRDefault="005402C3" w14:paraId="4CCC36AE" w14:textId="5C41C343">
      <w:r>
        <w:rPr>
          <w:noProof/>
        </w:rPr>
        <w:drawing>
          <wp:inline distT="0" distB="0" distL="0" distR="0" wp14:anchorId="6B04A3F7" wp14:editId="34E69639">
            <wp:extent cx="4645550" cy="3097033"/>
            <wp:effectExtent l="0" t="0" r="3175" b="8255"/>
            <wp:docPr id="28" name="Grafik 28" descr="Transaktionsanalyse: Erklärung &amp;amp; Beispi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nsaktionsanalyse: Erklärung &amp;amp; Beispie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7126" cy="3098084"/>
                    </a:xfrm>
                    <a:prstGeom prst="rect">
                      <a:avLst/>
                    </a:prstGeom>
                    <a:noFill/>
                    <a:ln>
                      <a:noFill/>
                    </a:ln>
                  </pic:spPr>
                </pic:pic>
              </a:graphicData>
            </a:graphic>
          </wp:inline>
        </w:drawing>
      </w:r>
    </w:p>
    <w:p w:rsidR="00D8547A" w:rsidP="005402C3" w:rsidRDefault="00D8547A" w14:paraId="61ECCB36" w14:textId="543CC9B5"/>
    <w:p w:rsidR="00300A5F" w:rsidRDefault="00300A5F" w14:paraId="002F7646" w14:textId="77777777">
      <w:pPr>
        <w:rPr>
          <w:rFonts w:asciiTheme="majorHAnsi" w:hAnsiTheme="majorHAnsi" w:eastAsiaTheme="majorEastAsia" w:cstheme="majorBidi"/>
          <w:color w:val="243F60" w:themeColor="accent1" w:themeShade="7F"/>
        </w:rPr>
      </w:pPr>
      <w:r>
        <w:br w:type="page"/>
      </w:r>
    </w:p>
    <w:p w:rsidR="00D8547A" w:rsidP="00E416B9" w:rsidRDefault="00CF6ED4" w14:paraId="3B12FE98" w14:textId="519B0CF6">
      <w:pPr>
        <w:pStyle w:val="berschrift5"/>
      </w:pPr>
      <w:r>
        <w:t>NLP</w:t>
      </w:r>
      <w:r w:rsidR="003A019B">
        <w:t xml:space="preserve"> </w:t>
      </w:r>
      <w:r w:rsidR="00AA7404">
        <w:t>(</w:t>
      </w:r>
      <w:r w:rsidR="003A019B">
        <w:t xml:space="preserve">beeinflussen </w:t>
      </w:r>
      <w:r w:rsidR="00AA7404">
        <w:t>–</w:t>
      </w:r>
      <w:r w:rsidR="003A019B">
        <w:t xml:space="preserve"> Manipulation</w:t>
      </w:r>
      <w:r w:rsidR="00AA7404">
        <w:t>)</w:t>
      </w:r>
    </w:p>
    <w:p w:rsidR="006919EB" w:rsidP="00F3589E" w:rsidRDefault="00745E57" w14:paraId="2AAA7E6F" w14:textId="67B958EF">
      <w:pPr>
        <w:pStyle w:val="Listenabsatz"/>
        <w:numPr>
          <w:ilvl w:val="0"/>
          <w:numId w:val="27"/>
        </w:numPr>
      </w:pPr>
      <w:r w:rsidRPr="00745E57">
        <w:t>Neuro meint das Nervensystem, das wir brauchen, um Informationen aus der Umwelt mittels unserer Sinnesorgane aufzunehmen und dann zu verarbeiten. Unsere Wahrnehmung, unser Denken, Fühlen und Verhalten hängt von unserem Nervensystem ab.</w:t>
      </w:r>
    </w:p>
    <w:p w:rsidR="000C11B5" w:rsidP="00F3589E" w:rsidRDefault="00964902" w14:paraId="52461BFD" w14:textId="3C932F0B">
      <w:pPr>
        <w:pStyle w:val="Listenabsatz"/>
        <w:numPr>
          <w:ilvl w:val="0"/>
          <w:numId w:val="27"/>
        </w:numPr>
      </w:pPr>
      <w:r w:rsidRPr="00964902">
        <w:t>Linguistik steht für Sprache, die wir benutzen um nach außen mit anderen Menschen zu kommunizieren und gleichzeitig innerlich mit uns selbst. Worte schaffen unsere innere Wirklichkeit.</w:t>
      </w:r>
    </w:p>
    <w:p w:rsidR="00E63EAB" w:rsidP="00F3589E" w:rsidRDefault="00C0725F" w14:paraId="2B325F79" w14:textId="15BE8C9E">
      <w:pPr>
        <w:pStyle w:val="Listenabsatz"/>
        <w:numPr>
          <w:ilvl w:val="0"/>
          <w:numId w:val="27"/>
        </w:numPr>
      </w:pPr>
      <w:r w:rsidRPr="00C0725F">
        <w:t>Programmieren meint eine zielgerichtete systematische Veränderung. Der NLP Ansatz meint: Ich verändere mich möglichst gezielt und behalte diese Veränderung bei, sodass ich darauf aufbauen kann. So muss ich nicht jedes Mal von vorne anfangen.</w:t>
      </w:r>
    </w:p>
    <w:p w:rsidR="00515B30" w:rsidP="00C0725F" w:rsidRDefault="005E4206" w14:paraId="6FAE4649" w14:textId="5D5420EB">
      <w:r>
        <w:rPr>
          <w:noProof/>
        </w:rPr>
        <w:drawing>
          <wp:anchor distT="0" distB="0" distL="114300" distR="114300" simplePos="0" relativeHeight="251662336" behindDoc="0" locked="0" layoutInCell="1" allowOverlap="1" wp14:anchorId="2573E7E4" wp14:editId="0D1DE4DF">
            <wp:simplePos x="0" y="0"/>
            <wp:positionH relativeFrom="column">
              <wp:posOffset>3366770</wp:posOffset>
            </wp:positionH>
            <wp:positionV relativeFrom="paragraph">
              <wp:posOffset>4445</wp:posOffset>
            </wp:positionV>
            <wp:extent cx="2425700" cy="2465070"/>
            <wp:effectExtent l="0" t="0" r="0" b="0"/>
            <wp:wrapThrough wrapText="bothSides">
              <wp:wrapPolygon edited="0">
                <wp:start x="0" y="0"/>
                <wp:lineTo x="0" y="21366"/>
                <wp:lineTo x="21374" y="21366"/>
                <wp:lineTo x="21374" y="0"/>
                <wp:lineTo x="0" y="0"/>
              </wp:wrapPolygon>
            </wp:wrapThrough>
            <wp:docPr id="33" name="Grafik 33" descr="NLP- Neurolinguistisches Programmieren-Akronym, Medizinische  Konzepthintergrund Vektor Abbildung - Illustration von medizinisch,  konzept: 19781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LP- Neurolinguistisches Programmieren-Akronym, Medizinische  Konzepthintergrund Vektor Abbildung - Illustration von medizinisch,  konzept: 19781072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5817"/>
                    <a:stretch/>
                  </pic:blipFill>
                  <pic:spPr bwMode="auto">
                    <a:xfrm>
                      <a:off x="0" y="0"/>
                      <a:ext cx="2425700" cy="2465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188">
        <w:rPr>
          <w:noProof/>
        </w:rPr>
        <w:drawing>
          <wp:inline distT="0" distB="0" distL="0" distR="0" wp14:anchorId="36598F20" wp14:editId="4EE20286">
            <wp:extent cx="2946903" cy="2470382"/>
            <wp:effectExtent l="0" t="0" r="635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57555" cy="2479311"/>
                    </a:xfrm>
                    <a:prstGeom prst="rect">
                      <a:avLst/>
                    </a:prstGeom>
                    <a:noFill/>
                  </pic:spPr>
                </pic:pic>
              </a:graphicData>
            </a:graphic>
          </wp:inline>
        </w:drawing>
      </w:r>
      <w:r w:rsidRPr="005E4206">
        <w:t xml:space="preserve"> </w:t>
      </w:r>
    </w:p>
    <w:p w:rsidR="00711A25" w:rsidP="00C0725F" w:rsidRDefault="00711A25" w14:paraId="7F7FC969" w14:textId="56EBF305"/>
    <w:p w:rsidR="00537753" w:rsidP="00BC2CB6" w:rsidRDefault="00537753" w14:paraId="621BE003" w14:textId="3D7CB4E8">
      <w:pPr>
        <w:pStyle w:val="berschrift4"/>
      </w:pPr>
      <w:r>
        <w:t>Grundsätze der erfolgreichen Kommunikation</w:t>
      </w:r>
    </w:p>
    <w:p w:rsidR="00BC2CB6" w:rsidP="00F3589E" w:rsidRDefault="00BC2CB6" w14:paraId="7434F06F" w14:textId="6E1AFEEC">
      <w:pPr>
        <w:pStyle w:val="Listenabsatz"/>
        <w:numPr>
          <w:ilvl w:val="0"/>
          <w:numId w:val="28"/>
        </w:numPr>
      </w:pPr>
      <w:r>
        <w:t>Rücksicht auf individuelle Ge</w:t>
      </w:r>
      <w:r w:rsidR="00B54346">
        <w:t>f</w:t>
      </w:r>
      <w:r>
        <w:t>ühle</w:t>
      </w:r>
    </w:p>
    <w:p w:rsidR="00BC2CB6" w:rsidP="00F3589E" w:rsidRDefault="00E562EC" w14:paraId="21A2C9A6" w14:textId="41C8DFF6">
      <w:pPr>
        <w:pStyle w:val="Listenabsatz"/>
        <w:numPr>
          <w:ilvl w:val="0"/>
          <w:numId w:val="28"/>
        </w:numPr>
      </w:pPr>
      <w:r>
        <w:t>nonverbale und paraverbale Kommunikation mitberücksichtigen</w:t>
      </w:r>
    </w:p>
    <w:p w:rsidR="00861DB9" w:rsidP="00F3589E" w:rsidRDefault="0079057D" w14:paraId="5244AED1" w14:textId="0DE8E429">
      <w:pPr>
        <w:pStyle w:val="Listenabsatz"/>
        <w:numPr>
          <w:ilvl w:val="0"/>
          <w:numId w:val="28"/>
        </w:numPr>
      </w:pPr>
      <w:r>
        <w:t>Eigen</w:t>
      </w:r>
      <w:r w:rsidR="004D6B22">
        <w:t xml:space="preserve">interpretationen der </w:t>
      </w:r>
      <w:r w:rsidR="00EF56EB">
        <w:t xml:space="preserve">erhaltenen </w:t>
      </w:r>
      <w:r w:rsidR="004D6B22">
        <w:t>Informationen</w:t>
      </w:r>
      <w:r w:rsidR="00EF56EB">
        <w:t xml:space="preserve"> bestätigen lassen</w:t>
      </w:r>
    </w:p>
    <w:p w:rsidR="00905553" w:rsidP="00F3589E" w:rsidRDefault="00B87609" w14:paraId="59FB0C4C" w14:textId="474BBEA1">
      <w:pPr>
        <w:pStyle w:val="Listenabsatz"/>
        <w:numPr>
          <w:ilvl w:val="0"/>
          <w:numId w:val="28"/>
        </w:numPr>
      </w:pPr>
      <w:r>
        <w:t>Freiraum geben</w:t>
      </w:r>
    </w:p>
    <w:p w:rsidR="00B639BA" w:rsidP="00B639BA" w:rsidRDefault="0005626B" w14:paraId="3FDCFB88" w14:textId="78545AC3">
      <w:pPr>
        <w:pStyle w:val="berschrift4"/>
      </w:pPr>
      <w:r>
        <w:t>Kommunikationsprobleme erkennen</w:t>
      </w:r>
    </w:p>
    <w:p w:rsidR="00D86919" w:rsidP="00223329" w:rsidRDefault="00D86919" w14:paraId="11FA7CCA" w14:textId="23E28EEB">
      <w:r>
        <w:t>Maßnahmen:</w:t>
      </w:r>
    </w:p>
    <w:p w:rsidR="000E14B3" w:rsidP="00F3589E" w:rsidRDefault="000E14B3" w14:paraId="45918E09" w14:textId="0F257C42">
      <w:pPr>
        <w:pStyle w:val="Listenabsatz"/>
        <w:numPr>
          <w:ilvl w:val="0"/>
          <w:numId w:val="29"/>
        </w:numPr>
      </w:pPr>
      <w:r>
        <w:t>Mediator</w:t>
      </w:r>
      <w:r w:rsidR="00B01914">
        <w:t>:</w:t>
      </w:r>
      <w:r w:rsidR="000B57B8">
        <w:t xml:space="preserve"> </w:t>
      </w:r>
      <w:r w:rsidR="00792C64">
        <w:t>professoineller</w:t>
      </w:r>
      <w:r w:rsidR="001951A5">
        <w:t xml:space="preserve"> Berater</w:t>
      </w:r>
      <w:r w:rsidR="007E3ECE">
        <w:t>, der unparteiisch ist</w:t>
      </w:r>
    </w:p>
    <w:p w:rsidR="005B0564" w:rsidP="00F3589E" w:rsidRDefault="007C208D" w14:paraId="2C1CB5D0" w14:textId="7FC59044">
      <w:pPr>
        <w:pStyle w:val="Listenabsatz"/>
        <w:numPr>
          <w:ilvl w:val="0"/>
          <w:numId w:val="29"/>
        </w:numPr>
      </w:pPr>
      <w:r>
        <w:t>„</w:t>
      </w:r>
      <w:r w:rsidR="00301222">
        <w:t>O</w:t>
      </w:r>
      <w:r>
        <w:t>ut</w:t>
      </w:r>
      <w:r w:rsidR="00301222">
        <w:t xml:space="preserve"> O</w:t>
      </w:r>
      <w:r>
        <w:t>f</w:t>
      </w:r>
      <w:r w:rsidR="00301222">
        <w:t xml:space="preserve"> T</w:t>
      </w:r>
      <w:r>
        <w:t>he</w:t>
      </w:r>
      <w:r w:rsidR="00301222">
        <w:t xml:space="preserve"> B</w:t>
      </w:r>
      <w:r>
        <w:t>ox“-Denken</w:t>
      </w:r>
      <w:r w:rsidR="00AC5C6C">
        <w:t xml:space="preserve">: </w:t>
      </w:r>
      <w:r w:rsidR="00CD3178">
        <w:t>Situation aus einem anderen Blickwinkel betrachten</w:t>
      </w:r>
    </w:p>
    <w:p w:rsidR="004C2069" w:rsidP="004963BC" w:rsidRDefault="004963BC" w14:paraId="593C6C60" w14:textId="786DA0C1">
      <w:pPr>
        <w:pStyle w:val="berschrift4"/>
      </w:pPr>
      <w:r>
        <w:t>Kommunikation verbessern</w:t>
      </w:r>
    </w:p>
    <w:p w:rsidR="00E60249" w:rsidP="00F3589E" w:rsidRDefault="00E60249" w14:paraId="20BD0B7E" w14:textId="77685C4B">
      <w:pPr>
        <w:pStyle w:val="Listenabsatz"/>
        <w:numPr>
          <w:ilvl w:val="0"/>
          <w:numId w:val="30"/>
        </w:numPr>
      </w:pPr>
      <w:r>
        <w:t>klare</w:t>
      </w:r>
      <w:r w:rsidRPr="00A2626D" w:rsidR="00A2626D">
        <w:t xml:space="preserve"> Aussagen treffen</w:t>
      </w:r>
      <w:r w:rsidR="00A2626D">
        <w:t>,</w:t>
      </w:r>
      <w:r w:rsidRPr="00A2626D" w:rsidR="00A2626D">
        <w:t xml:space="preserve"> </w:t>
      </w:r>
      <w:r>
        <w:t>unmissverständliche Botschaften senden</w:t>
      </w:r>
    </w:p>
    <w:p w:rsidR="004F1DFF" w:rsidP="00F3589E" w:rsidRDefault="004F1DFF" w14:paraId="79A9A121" w14:textId="64CCBAFA">
      <w:pPr>
        <w:pStyle w:val="Listenabsatz"/>
        <w:numPr>
          <w:ilvl w:val="0"/>
          <w:numId w:val="30"/>
        </w:numPr>
      </w:pPr>
      <w:r>
        <w:t>repektvoller Umgang miteinander</w:t>
      </w:r>
    </w:p>
    <w:p w:rsidRPr="00E60249" w:rsidR="00AC2321" w:rsidP="00F3589E" w:rsidRDefault="00986743" w14:paraId="1098C25D" w14:textId="7106EF37">
      <w:pPr>
        <w:pStyle w:val="Listenabsatz"/>
        <w:numPr>
          <w:ilvl w:val="0"/>
          <w:numId w:val="30"/>
        </w:numPr>
      </w:pPr>
      <w:r>
        <w:t>Ich-bezogene Aussagen</w:t>
      </w:r>
      <w:r w:rsidR="00707062">
        <w:t xml:space="preserve">: </w:t>
      </w:r>
      <w:r w:rsidR="00C44EB2">
        <w:t>Wenn der Empfänger etwas an sich ändern soll</w:t>
      </w:r>
      <w:r w:rsidR="006268AB">
        <w:t xml:space="preserve"> </w:t>
      </w:r>
      <w:r w:rsidR="006268AB">
        <w:rPr>
          <w:rFonts w:ascii="Wingdings" w:hAnsi="Wingdings" w:eastAsia="Wingdings" w:cs="Wingdings"/>
        </w:rPr>
        <w:t>à</w:t>
      </w:r>
      <w:r w:rsidR="006268AB">
        <w:t xml:space="preserve"> auf eigenes Gefühl hinweisen</w:t>
      </w:r>
    </w:p>
    <w:p w:rsidRPr="00843F6B" w:rsidR="00843F6B" w:rsidP="00843F6B" w:rsidRDefault="00843F6B" w14:paraId="51CBB720" w14:textId="20E0F199"/>
    <w:p w:rsidR="00CD268C" w:rsidRDefault="00CD268C" w14:paraId="504E7EE6" w14:textId="77777777">
      <w:pPr>
        <w:rPr>
          <w:rFonts w:asciiTheme="majorHAnsi" w:hAnsiTheme="majorHAnsi" w:eastAsiaTheme="majorEastAsia" w:cstheme="majorBidi"/>
          <w:b/>
          <w:bCs/>
          <w:color w:val="4F81BD" w:themeColor="accent1"/>
        </w:rPr>
      </w:pPr>
      <w:r>
        <w:br w:type="page"/>
      </w:r>
    </w:p>
    <w:p w:rsidR="00C72D1B" w:rsidP="00C72D1B" w:rsidRDefault="00FA2980" w14:paraId="0D847413" w14:textId="35C32200">
      <w:pPr>
        <w:pStyle w:val="berschrift3"/>
      </w:pPr>
      <w:r>
        <w:t>K</w:t>
      </w:r>
      <w:r w:rsidRPr="00504F21" w:rsidR="00C72D1B">
        <w:t>ritisches Denken</w:t>
      </w:r>
    </w:p>
    <w:p w:rsidR="00823A7A" w:rsidP="00823A7A" w:rsidRDefault="00210CE2" w14:paraId="177E2A36" w14:textId="7D53A39C">
      <w:r>
        <w:t>Ein Arbeitgeber mag Mitarbeiter, die nicht nur Befehlsempfänger sind, sondern die sich auch ihre eigene Meinung bilden und diese kundtun</w:t>
      </w:r>
      <w:r w:rsidR="00984C97">
        <w:t xml:space="preserve"> </w:t>
      </w:r>
      <w:r w:rsidR="00984C97">
        <w:rPr>
          <w:rFonts w:ascii="Wingdings" w:hAnsi="Wingdings" w:eastAsia="Wingdings" w:cs="Wingdings"/>
        </w:rPr>
        <w:t>è</w:t>
      </w:r>
      <w:r w:rsidR="00984C97">
        <w:t xml:space="preserve"> DA DENKT EINER MIT!</w:t>
      </w:r>
      <w:r w:rsidR="00D47BD3">
        <w:t xml:space="preserve"> </w:t>
      </w:r>
      <w:r w:rsidR="00D47BD3">
        <w:rPr>
          <w:rFonts w:ascii="Wingdings" w:hAnsi="Wingdings" w:eastAsia="Wingdings" w:cs="Wingdings"/>
        </w:rPr>
        <w:t>à</w:t>
      </w:r>
      <w:r w:rsidR="00D47BD3">
        <w:t xml:space="preserve"> Weiterentwicklung</w:t>
      </w:r>
      <w:r w:rsidR="00284DBF">
        <w:t xml:space="preserve"> des Unternehmens</w:t>
      </w:r>
    </w:p>
    <w:p w:rsidR="00284DBF" w:rsidP="00284DBF" w:rsidRDefault="00284DBF" w14:paraId="0CB89F98" w14:textId="31B6B462">
      <w:pPr>
        <w:pStyle w:val="berschrift4"/>
      </w:pPr>
      <w:r>
        <w:t xml:space="preserve">4 Phasen, wie man </w:t>
      </w:r>
      <w:r w:rsidR="00AA2E39">
        <w:t>„</w:t>
      </w:r>
      <w:r>
        <w:t>kritisch Denken</w:t>
      </w:r>
      <w:r w:rsidR="00AA2E39">
        <w:t>“</w:t>
      </w:r>
      <w:r>
        <w:t xml:space="preserve"> lernt</w:t>
      </w:r>
    </w:p>
    <w:p w:rsidRPr="006F7869" w:rsidR="006F7869" w:rsidP="006F7869" w:rsidRDefault="006F7869" w14:paraId="4932D9A9" w14:textId="3354C32E">
      <w:r>
        <w:t>Man kann sich in verschiedenen Bereichen, privat oder beruflich, in verschiedenen Fortschritssstufen befindest.</w:t>
      </w:r>
      <w:r w:rsidR="005F6638">
        <w:t xml:space="preserve"> Ziel ist es allerdings immer, dass man das analytisch-kritische Denken erreicht.</w:t>
      </w:r>
    </w:p>
    <w:p w:rsidR="00284DBF" w:rsidP="00D71563" w:rsidRDefault="00AA2E39" w14:paraId="41465BAC" w14:textId="5C40CFE2">
      <w:pPr>
        <w:pStyle w:val="berschrift5"/>
      </w:pPr>
      <w:r>
        <w:t>Fremdbestimmtes Denken</w:t>
      </w:r>
    </w:p>
    <w:p w:rsidRPr="007E7A36" w:rsidR="00456F16" w:rsidP="007E7A36" w:rsidRDefault="007E7A36" w14:paraId="0FA85069" w14:textId="1F407AA6">
      <w:r>
        <w:t>Anfangesphase des kritischen Denkens</w:t>
      </w:r>
      <w:r w:rsidR="00F73EA7">
        <w:t>. Man hört auf das, was andere sagen.</w:t>
      </w:r>
    </w:p>
    <w:p w:rsidR="009D40BA" w:rsidP="009D40BA" w:rsidRDefault="009D40BA" w14:paraId="2E0915BC" w14:textId="16470462">
      <w:r>
        <w:t xml:space="preserve">siehe </w:t>
      </w:r>
      <w:hyperlink w:history="1" w:anchor="_Transaktionsanalyse">
        <w:r w:rsidRPr="00566DBE">
          <w:rPr>
            <w:rStyle w:val="Hyperlink"/>
          </w:rPr>
          <w:t xml:space="preserve">Transaktionsanalyse </w:t>
        </w:r>
        <w:r w:rsidRPr="00566DBE">
          <w:rPr>
            <w:rStyle w:val="Hyperlink"/>
            <w:rFonts w:ascii="Wingdings" w:hAnsi="Wingdings" w:eastAsia="Wingdings" w:cs="Wingdings"/>
          </w:rPr>
          <w:t>à</w:t>
        </w:r>
        <w:r w:rsidRPr="00566DBE">
          <w:rPr>
            <w:rStyle w:val="Hyperlink"/>
          </w:rPr>
          <w:t xml:space="preserve"> Eltern-Ich</w:t>
        </w:r>
      </w:hyperlink>
    </w:p>
    <w:p w:rsidR="00CF7EB7" w:rsidP="00CF7EB7" w:rsidRDefault="0023735C" w14:paraId="3D7FDF78" w14:textId="16784FE3">
      <w:pPr>
        <w:pStyle w:val="berschrift5"/>
      </w:pPr>
      <w:r>
        <w:t>Kontrastdenken</w:t>
      </w:r>
    </w:p>
    <w:p w:rsidR="00AB72F1" w:rsidP="00AB72F1" w:rsidRDefault="00AB72F1" w14:paraId="1FD6AA38" w14:textId="2D270294">
      <w:r>
        <w:t>Man beginnt, Dinge zu hinterfragen. Kann das wirklich so sein, wie die anderen sagen?</w:t>
      </w:r>
      <w:r w:rsidR="006B15D6">
        <w:t xml:space="preserve"> Hier gibt es immer nur die Extremposition, nichts dazwischen: heiß/kalt, </w:t>
      </w:r>
      <w:r w:rsidR="00F81AC7">
        <w:t>schnell/langsam, Impfgegner/</w:t>
      </w:r>
      <w:r w:rsidR="00E24BF4">
        <w:t>Geimpfter</w:t>
      </w:r>
    </w:p>
    <w:p w:rsidR="00F237B4" w:rsidP="00F237B4" w:rsidRDefault="006106D2" w14:paraId="4C9ABCCF" w14:textId="6FE12153">
      <w:pPr>
        <w:pStyle w:val="berschrift5"/>
      </w:pPr>
      <w:r>
        <w:t>Reflektierendes Denken</w:t>
      </w:r>
    </w:p>
    <w:p w:rsidR="00982214" w:rsidP="00982214" w:rsidRDefault="00982214" w14:paraId="2DCDC43C" w14:textId="10547BAE">
      <w:r>
        <w:t xml:space="preserve">Man überwindet die Phase des Kontrastdenkens und beginnt zu verstehen, dass es auch die Meinung zwischen den Etrempositionen gibt. </w:t>
      </w:r>
      <w:r w:rsidR="002165E2">
        <w:t>Hier wird der Wahrheitsgehalt betrachtet.</w:t>
      </w:r>
      <w:r w:rsidR="00B37721">
        <w:t xml:space="preserve"> Das vermeindliche Wissen des Kontrastdenkens wird in Frage gestellt</w:t>
      </w:r>
      <w:r w:rsidR="00263AB8">
        <w:t>.</w:t>
      </w:r>
    </w:p>
    <w:p w:rsidR="00263AB8" w:rsidP="00DC24A9" w:rsidRDefault="00DC24A9" w14:paraId="141987E6" w14:textId="1E0026DA">
      <w:pPr>
        <w:pStyle w:val="berschrift5"/>
      </w:pPr>
      <w:r>
        <w:t>Analytisch-kritisches Denken</w:t>
      </w:r>
    </w:p>
    <w:p w:rsidR="00096E6C" w:rsidP="00096E6C" w:rsidRDefault="004F4C01" w14:paraId="06DF2C60" w14:textId="3DF92482">
      <w:r>
        <w:t xml:space="preserve">In der </w:t>
      </w:r>
      <w:r w:rsidR="002A702A">
        <w:t>Endphase des kritischen Denken</w:t>
      </w:r>
      <w:r w:rsidR="008D5C72">
        <w:t xml:space="preserve"> hinterfragt man immer wieder seine eigenen Standpunkte</w:t>
      </w:r>
      <w:r w:rsidR="00C234BD">
        <w:t xml:space="preserve">. Aufgrund von neuen Information </w:t>
      </w:r>
      <w:r w:rsidR="00F209CD">
        <w:t xml:space="preserve">anderer </w:t>
      </w:r>
      <w:r w:rsidR="00C234BD">
        <w:t>akzeptiert man die eigene Meinung im Laufe der Zeit als falsch und glaubt vielleicht an etwas anderes.</w:t>
      </w:r>
      <w:r w:rsidR="00B95878">
        <w:t xml:space="preserve"> Man nimmt die Meinung eines Menschens als seine eigene an.</w:t>
      </w:r>
    </w:p>
    <w:p w:rsidRPr="00096E6C" w:rsidR="00804EA3" w:rsidP="00096E6C" w:rsidRDefault="00804EA3" w14:paraId="19FA6506" w14:textId="676A2052">
      <w:r>
        <w:t>Diese Denkweise ist die Voraussetzung des kreativen Denkens.</w:t>
      </w:r>
    </w:p>
    <w:p w:rsidR="00C72D1B" w:rsidP="00C72D1B" w:rsidRDefault="000F6B88" w14:paraId="30B146B0" w14:textId="3A233EF3">
      <w:pPr>
        <w:pStyle w:val="berschrift3"/>
      </w:pPr>
      <w:r w:rsidRPr="00504F21">
        <w:t>Kreativität</w:t>
      </w:r>
    </w:p>
    <w:p w:rsidR="00A5712D" w:rsidP="00A5712D" w:rsidRDefault="00521772" w14:paraId="7532BBF4" w14:textId="33E0D2E5">
      <w:r>
        <w:t>schöpferisches, gestalterisches Denken</w:t>
      </w:r>
      <w:r w:rsidR="00BF320B">
        <w:t xml:space="preserve">; </w:t>
      </w:r>
      <w:r w:rsidR="0098010A">
        <w:t>neue Ideen, Vorgänge, Weisen</w:t>
      </w:r>
      <w:r w:rsidR="00BF320B">
        <w:t xml:space="preserve"> erfinden</w:t>
      </w:r>
      <w:r w:rsidR="00F90790">
        <w:t>, entwickeln</w:t>
      </w:r>
    </w:p>
    <w:p w:rsidR="00D85EB3" w:rsidP="00D85EB3" w:rsidRDefault="00D85EB3" w14:paraId="53076059" w14:textId="1A3484B7">
      <w:pPr>
        <w:pStyle w:val="berschrift4"/>
      </w:pPr>
      <w:r>
        <w:t>Kreativitätsblockaden</w:t>
      </w:r>
    </w:p>
    <w:p w:rsidR="00D85EB3" w:rsidP="00F3589E" w:rsidRDefault="00EA3FF9" w14:paraId="6BD40FAF" w14:textId="1C561C3D">
      <w:pPr>
        <w:pStyle w:val="Listenabsatz"/>
        <w:numPr>
          <w:ilvl w:val="0"/>
          <w:numId w:val="31"/>
        </w:numPr>
      </w:pPr>
      <w:r>
        <w:t>Zwang, Druck</w:t>
      </w:r>
      <w:r w:rsidR="00EF552F">
        <w:t xml:space="preserve"> Erfolg bringen zu müssen</w:t>
      </w:r>
      <w:r w:rsidR="00437A47">
        <w:t>; Leistungsdruck</w:t>
      </w:r>
      <w:r w:rsidR="00FE286D">
        <w:t>, Erfolgsdruck</w:t>
      </w:r>
      <w:r w:rsidR="00EB6F53">
        <w:t>, Zeitdruck</w:t>
      </w:r>
      <w:r w:rsidR="004D3F4B">
        <w:t>, Bewertungsdruck</w:t>
      </w:r>
    </w:p>
    <w:p w:rsidR="00CF4911" w:rsidP="00F3589E" w:rsidRDefault="00EA3FF9" w14:paraId="7DA03E13" w14:textId="64081794">
      <w:pPr>
        <w:pStyle w:val="Listenabsatz"/>
        <w:numPr>
          <w:ilvl w:val="0"/>
          <w:numId w:val="31"/>
        </w:numPr>
      </w:pPr>
      <w:r>
        <w:t>keine Interesse</w:t>
      </w:r>
      <w:r w:rsidR="006674E4">
        <w:t xml:space="preserve"> am Themengebiet</w:t>
      </w:r>
    </w:p>
    <w:p w:rsidR="00544AAB" w:rsidP="00F3589E" w:rsidRDefault="00233ABA" w14:paraId="257D659B" w14:textId="4E558F6A">
      <w:pPr>
        <w:pStyle w:val="Listenabsatz"/>
        <w:numPr>
          <w:ilvl w:val="0"/>
          <w:numId w:val="31"/>
        </w:numPr>
      </w:pPr>
      <w:r>
        <w:t>Tunnelblick</w:t>
      </w:r>
    </w:p>
    <w:p w:rsidR="00420912" w:rsidP="00F3589E" w:rsidRDefault="00420912" w14:paraId="436BC42D" w14:textId="2E6619F9">
      <w:pPr>
        <w:pStyle w:val="Listenabsatz"/>
        <w:numPr>
          <w:ilvl w:val="0"/>
          <w:numId w:val="31"/>
        </w:numPr>
      </w:pPr>
      <w:r>
        <w:t>körperliche Beeinträchtigungen, z.B.: Müdigkeit, Schlafmangel</w:t>
      </w:r>
      <w:r w:rsidR="00763B73">
        <w:t>, Sauerstoffmangel</w:t>
      </w:r>
    </w:p>
    <w:p w:rsidR="00763B73" w:rsidP="00F3589E" w:rsidRDefault="004B2C03" w14:paraId="1DFF1EEE" w14:textId="30D4D2CC">
      <w:pPr>
        <w:pStyle w:val="Listenabsatz"/>
        <w:numPr>
          <w:ilvl w:val="0"/>
          <w:numId w:val="31"/>
        </w:numPr>
      </w:pPr>
      <w:r>
        <w:t>Frustration</w:t>
      </w:r>
      <w:r w:rsidR="003C2A55">
        <w:t>, psychisches Nichtwohlsein, Niedergeschlagenheit</w:t>
      </w:r>
    </w:p>
    <w:p w:rsidR="00F44E47" w:rsidP="00F3589E" w:rsidRDefault="00F44E47" w14:paraId="30522721" w14:textId="2C07DFEA">
      <w:pPr>
        <w:pStyle w:val="Listenabsatz"/>
        <w:numPr>
          <w:ilvl w:val="0"/>
          <w:numId w:val="31"/>
        </w:numPr>
      </w:pPr>
      <w:r>
        <w:t>Ablenkungen</w:t>
      </w:r>
    </w:p>
    <w:p w:rsidR="00774CA6" w:rsidP="00F3589E" w:rsidRDefault="00774CA6" w14:paraId="73D255DB" w14:textId="7F29BD6E">
      <w:pPr>
        <w:pStyle w:val="Listenabsatz"/>
        <w:numPr>
          <w:ilvl w:val="0"/>
          <w:numId w:val="31"/>
        </w:numPr>
      </w:pPr>
      <w:r>
        <w:t>Versagensängste</w:t>
      </w:r>
      <w:r w:rsidR="00067291">
        <w:t>,</w:t>
      </w:r>
      <w:r w:rsidR="00867EEE">
        <w:t xml:space="preserve"> Glauben der Unkreativität</w:t>
      </w:r>
      <w:r w:rsidR="00216900">
        <w:t xml:space="preserve"> (Meinung</w:t>
      </w:r>
      <w:r w:rsidR="002C0FB8">
        <w:t>,</w:t>
      </w:r>
      <w:r w:rsidR="00216900">
        <w:t xml:space="preserve"> nicht kreativ zu sein)</w:t>
      </w:r>
    </w:p>
    <w:p w:rsidR="00373BBC" w:rsidP="00F3589E" w:rsidRDefault="0075521F" w14:paraId="4FB27043" w14:textId="58D3E7CE">
      <w:pPr>
        <w:pStyle w:val="Listenabsatz"/>
        <w:numPr>
          <w:ilvl w:val="0"/>
          <w:numId w:val="31"/>
        </w:numPr>
      </w:pPr>
      <w:r>
        <w:t>dominante Gruppenmitgl</w:t>
      </w:r>
      <w:r w:rsidR="00ED1071">
        <w:t>ieder</w:t>
      </w:r>
      <w:r w:rsidR="006F36FF">
        <w:t xml:space="preserve"> </w:t>
      </w:r>
      <w:r w:rsidR="006F36FF">
        <w:rPr>
          <w:rFonts w:ascii="Wingdings" w:hAnsi="Wingdings" w:eastAsia="Wingdings" w:cs="Wingdings"/>
        </w:rPr>
        <w:t>à</w:t>
      </w:r>
      <w:r w:rsidR="006F36FF">
        <w:t xml:space="preserve"> mangelnde Selbstsicherheit</w:t>
      </w:r>
    </w:p>
    <w:p w:rsidR="00F0618C" w:rsidRDefault="00F0618C" w14:paraId="0043F586" w14:textId="77777777">
      <w:pPr>
        <w:rPr>
          <w:rFonts w:asciiTheme="majorHAnsi" w:hAnsiTheme="majorHAnsi" w:eastAsiaTheme="majorEastAsia" w:cstheme="majorBidi"/>
          <w:b/>
          <w:bCs/>
          <w:i/>
          <w:iCs/>
          <w:color w:val="4F81BD" w:themeColor="accent1"/>
        </w:rPr>
      </w:pPr>
      <w:r>
        <w:br w:type="page"/>
      </w:r>
    </w:p>
    <w:p w:rsidR="001D7363" w:rsidP="001D7363" w:rsidRDefault="001D7363" w14:paraId="3715D9F7" w14:textId="5470A3AD">
      <w:pPr>
        <w:pStyle w:val="berschrift4"/>
      </w:pPr>
      <w:r>
        <w:t>Kreativitätstechniken</w:t>
      </w:r>
    </w:p>
    <w:p w:rsidR="00F0618C" w:rsidP="00417AB3" w:rsidRDefault="00417AB3" w14:paraId="7FD695FA" w14:textId="42A89E0E">
      <w:pPr>
        <w:pStyle w:val="berschrift5"/>
      </w:pPr>
      <w:r>
        <w:t>Brainstorming</w:t>
      </w:r>
    </w:p>
    <w:p w:rsidR="00417AB3" w:rsidP="00F3589E" w:rsidRDefault="00EC0D85" w14:paraId="59C45BFF" w14:textId="1CE577CF">
      <w:pPr>
        <w:pStyle w:val="Listenabsatz"/>
        <w:numPr>
          <w:ilvl w:val="0"/>
          <w:numId w:val="32"/>
        </w:numPr>
      </w:pPr>
      <w:r>
        <w:t>Schriftführer</w:t>
      </w:r>
      <w:r w:rsidR="00C5788B">
        <w:t xml:space="preserve"> / der Dokumentierende</w:t>
      </w:r>
      <w:r w:rsidR="007E0DF6">
        <w:t xml:space="preserve"> (1 oder 2 Personen)</w:t>
      </w:r>
    </w:p>
    <w:p w:rsidR="000A62F8" w:rsidP="00F3589E" w:rsidRDefault="001C5CEC" w14:paraId="2A320B21" w14:textId="5FA5BC01">
      <w:pPr>
        <w:pStyle w:val="Listenabsatz"/>
        <w:numPr>
          <w:ilvl w:val="0"/>
          <w:numId w:val="32"/>
        </w:numPr>
      </w:pPr>
      <w:r>
        <w:t xml:space="preserve">Medium, auf dem die Wortmeldungen für alle sichtbar </w:t>
      </w:r>
      <w:r w:rsidR="00182399">
        <w:t>dokumentiert werden</w:t>
      </w:r>
    </w:p>
    <w:p w:rsidR="00B913BA" w:rsidP="00F3589E" w:rsidRDefault="00B913BA" w14:paraId="742A49F4" w14:textId="6FD71916">
      <w:pPr>
        <w:pStyle w:val="Listenabsatz"/>
        <w:numPr>
          <w:ilvl w:val="0"/>
          <w:numId w:val="32"/>
        </w:numPr>
      </w:pPr>
      <w:r>
        <w:t>Gruppe, die Ideen bringt (ab 3-4 Personen bis Klassengröße)</w:t>
      </w:r>
    </w:p>
    <w:p w:rsidR="00260D62" w:rsidP="00F3589E" w:rsidRDefault="00481F93" w14:paraId="29EA6132" w14:textId="7A143AC2">
      <w:pPr>
        <w:pStyle w:val="Listenabsatz"/>
        <w:numPr>
          <w:ilvl w:val="0"/>
          <w:numId w:val="32"/>
        </w:numPr>
      </w:pPr>
      <w:r>
        <w:t xml:space="preserve">während des Brainstormings gibt es keine Kritik über </w:t>
      </w:r>
      <w:r w:rsidR="003A2F6A">
        <w:t>die</w:t>
      </w:r>
      <w:r>
        <w:t xml:space="preserve"> einzelnen Wortmeldungen</w:t>
      </w:r>
      <w:r w:rsidR="00E61AB6">
        <w:t xml:space="preserve"> (</w:t>
      </w:r>
      <w:r w:rsidRPr="00A15AC3" w:rsidR="00E61AB6">
        <w:rPr>
          <w:color w:val="FF0000"/>
        </w:rPr>
        <w:t>!</w:t>
      </w:r>
      <w:r w:rsidR="00E61AB6">
        <w:t>)</w:t>
      </w:r>
    </w:p>
    <w:p w:rsidR="00C76020" w:rsidP="00F3589E" w:rsidRDefault="00C76020" w14:paraId="751F1A69" w14:textId="2F61681E">
      <w:pPr>
        <w:pStyle w:val="Listenabsatz"/>
        <w:numPr>
          <w:ilvl w:val="0"/>
          <w:numId w:val="32"/>
        </w:numPr>
      </w:pPr>
      <w:r>
        <w:t>„Ideenklau“ legitimiert: Man darf Ideen anderer weiterentwickeln</w:t>
      </w:r>
    </w:p>
    <w:p w:rsidR="00E831D6" w:rsidP="00F3589E" w:rsidRDefault="00E831D6" w14:paraId="46E40790" w14:textId="07165049">
      <w:pPr>
        <w:pStyle w:val="Listenabsatz"/>
        <w:numPr>
          <w:ilvl w:val="0"/>
          <w:numId w:val="32"/>
        </w:numPr>
      </w:pPr>
      <w:r>
        <w:t>Zeit kommt auf die Größe des Projekts an, BESONDERE Wortmeldungen kommen meistens am Schluss</w:t>
      </w:r>
    </w:p>
    <w:p w:rsidR="00E831D6" w:rsidP="00F3589E" w:rsidRDefault="000124DD" w14:paraId="7E12C526" w14:textId="1DC9DB52">
      <w:pPr>
        <w:pStyle w:val="Listenabsatz"/>
        <w:numPr>
          <w:ilvl w:val="0"/>
          <w:numId w:val="32"/>
        </w:numPr>
      </w:pPr>
      <w:r>
        <w:t xml:space="preserve">Vorteile: </w:t>
      </w:r>
    </w:p>
    <w:p w:rsidR="003A20F6" w:rsidP="00F3589E" w:rsidRDefault="00A43BD3" w14:paraId="58A98476" w14:textId="77535296">
      <w:pPr>
        <w:pStyle w:val="Listenabsatz"/>
        <w:numPr>
          <w:ilvl w:val="1"/>
          <w:numId w:val="32"/>
        </w:numPr>
      </w:pPr>
      <w:r>
        <w:t>kurze Vorbereitungszeit</w:t>
      </w:r>
      <w:r w:rsidR="00B56957">
        <w:t xml:space="preserve"> (Medium, Stifte, </w:t>
      </w:r>
      <w:r w:rsidR="007C36AA">
        <w:t>Raum in Qualität und Quantität)</w:t>
      </w:r>
    </w:p>
    <w:p w:rsidR="0099352A" w:rsidP="00F3589E" w:rsidRDefault="00D36CA3" w14:paraId="4BB57866" w14:textId="54229D2C">
      <w:pPr>
        <w:pStyle w:val="Listenabsatz"/>
        <w:numPr>
          <w:ilvl w:val="1"/>
          <w:numId w:val="32"/>
        </w:numPr>
      </w:pPr>
      <w:r>
        <w:t>geringer Aufwand</w:t>
      </w:r>
    </w:p>
    <w:p w:rsidR="00C976B6" w:rsidP="00F3589E" w:rsidRDefault="00A14871" w14:paraId="4A528075" w14:textId="7CB4547C">
      <w:pPr>
        <w:pStyle w:val="Listenabsatz"/>
        <w:numPr>
          <w:ilvl w:val="1"/>
          <w:numId w:val="32"/>
        </w:numPr>
      </w:pPr>
      <w:r>
        <w:t xml:space="preserve">viele Ideen, </w:t>
      </w:r>
      <w:r w:rsidR="00493B01">
        <w:t>das ist gut, weil viele Personen mitgearbeitet haben</w:t>
      </w:r>
    </w:p>
    <w:p w:rsidR="00D11F95" w:rsidP="00F3589E" w:rsidRDefault="00D11F95" w14:paraId="2D1A21CB" w14:textId="1E5BFE20">
      <w:pPr>
        <w:pStyle w:val="Listenabsatz"/>
        <w:numPr>
          <w:ilvl w:val="1"/>
          <w:numId w:val="32"/>
        </w:numPr>
      </w:pPr>
      <w:r>
        <w:t>qualitätiv</w:t>
      </w:r>
    </w:p>
    <w:p w:rsidR="00D175F7" w:rsidP="00F3589E" w:rsidRDefault="00D175F7" w14:paraId="4F68D01F" w14:textId="34F873F3">
      <w:pPr>
        <w:pStyle w:val="Listenabsatz"/>
        <w:numPr>
          <w:ilvl w:val="0"/>
          <w:numId w:val="32"/>
        </w:numPr>
      </w:pPr>
      <w:r>
        <w:t xml:space="preserve">Nachteile: </w:t>
      </w:r>
    </w:p>
    <w:p w:rsidR="00891E99" w:rsidP="00F3589E" w:rsidRDefault="007B637E" w14:paraId="3A84F623" w14:textId="12A37BF0">
      <w:pPr>
        <w:pStyle w:val="Listenabsatz"/>
        <w:numPr>
          <w:ilvl w:val="1"/>
          <w:numId w:val="32"/>
        </w:numPr>
      </w:pPr>
      <w:r>
        <w:t>nicht jede Person sagt etwas</w:t>
      </w:r>
    </w:p>
    <w:p w:rsidR="00CF2C27" w:rsidP="00F3589E" w:rsidRDefault="00CF2C27" w14:paraId="24D6529F" w14:textId="1BB2414E">
      <w:pPr>
        <w:pStyle w:val="Listenabsatz"/>
        <w:numPr>
          <w:ilvl w:val="1"/>
          <w:numId w:val="32"/>
        </w:numPr>
      </w:pPr>
      <w:r>
        <w:t xml:space="preserve">viele Ideen gehören evaluiert, </w:t>
      </w:r>
      <w:r w:rsidR="00730FB5">
        <w:t>das ist viel Arbeit</w:t>
      </w:r>
    </w:p>
    <w:p w:rsidR="00C1431E" w:rsidP="00C1431E" w:rsidRDefault="004964B2" w14:paraId="2080180B" w14:textId="59A22892">
      <w:pPr>
        <w:pStyle w:val="berschrift5"/>
      </w:pPr>
      <w:r>
        <w:t xml:space="preserve">Methode </w:t>
      </w:r>
      <w:r w:rsidR="00C1431E">
        <w:t>6-3-5</w:t>
      </w:r>
      <w:r w:rsidR="005140E5">
        <w:t xml:space="preserve"> (6 Personen, 3</w:t>
      </w:r>
      <w:r w:rsidR="008706C0">
        <w:t xml:space="preserve"> Ideen, 5 Minuten</w:t>
      </w:r>
      <w:r w:rsidR="005140E5">
        <w:t>)</w:t>
      </w:r>
    </w:p>
    <w:p w:rsidR="00677A36" w:rsidP="00677A36" w:rsidRDefault="00677A36" w14:paraId="600962BD" w14:textId="23ABAEA3">
      <w:r>
        <w:t>Sechs Personen sollen in fünf Minuten drei ideen entwickeln.</w:t>
      </w:r>
    </w:p>
    <w:p w:rsidR="00DC2F33" w:rsidP="00F3589E" w:rsidRDefault="00DC2F33" w14:paraId="0C575BCA" w14:textId="67748B8B">
      <w:pPr>
        <w:pStyle w:val="Listenabsatz"/>
        <w:numPr>
          <w:ilvl w:val="0"/>
          <w:numId w:val="33"/>
        </w:numPr>
      </w:pPr>
      <w:r>
        <w:t>Sesselkreis</w:t>
      </w:r>
    </w:p>
    <w:p w:rsidR="00DC2F33" w:rsidP="00F3589E" w:rsidRDefault="00DC2F33" w14:paraId="7D1A46A8" w14:textId="249A8150">
      <w:pPr>
        <w:pStyle w:val="Listenabsatz"/>
        <w:numPr>
          <w:ilvl w:val="0"/>
          <w:numId w:val="33"/>
        </w:numPr>
      </w:pPr>
      <w:r>
        <w:t>jeder hat einen Block, Stift</w:t>
      </w:r>
      <w:r w:rsidR="00730025">
        <w:t xml:space="preserve"> und Sessel</w:t>
      </w:r>
    </w:p>
    <w:p w:rsidR="00730025" w:rsidP="00F3589E" w:rsidRDefault="0086306E" w14:paraId="565F9C39" w14:textId="1D4931D8">
      <w:pPr>
        <w:pStyle w:val="Listenabsatz"/>
        <w:numPr>
          <w:ilvl w:val="0"/>
          <w:numId w:val="33"/>
        </w:numPr>
      </w:pPr>
      <w:r>
        <w:t>das Team bekommt ein Thema</w:t>
      </w:r>
    </w:p>
    <w:p w:rsidR="007F61AD" w:rsidP="00F3589E" w:rsidRDefault="007F61AD" w14:paraId="1C09E910" w14:textId="64A88499">
      <w:pPr>
        <w:pStyle w:val="Listenabsatz"/>
        <w:numPr>
          <w:ilvl w:val="0"/>
          <w:numId w:val="33"/>
        </w:numPr>
      </w:pPr>
      <w:r>
        <w:t xml:space="preserve">jeder soll </w:t>
      </w:r>
      <w:r w:rsidR="000671DE">
        <w:t xml:space="preserve">3 </w:t>
      </w:r>
      <w:r>
        <w:t>Ideen auf das Papier schreiben</w:t>
      </w:r>
    </w:p>
    <w:p w:rsidR="00551AAF" w:rsidP="00F3589E" w:rsidRDefault="00551AAF" w14:paraId="2B79C14A" w14:textId="1D8A96AB">
      <w:pPr>
        <w:pStyle w:val="Listenabsatz"/>
        <w:numPr>
          <w:ilvl w:val="0"/>
          <w:numId w:val="33"/>
        </w:numPr>
      </w:pPr>
      <w:r>
        <w:t>nach 5 Minuten Zettel an Nachbarn weitergeben</w:t>
      </w:r>
    </w:p>
    <w:p w:rsidR="000A2EBC" w:rsidP="00F3589E" w:rsidRDefault="000A2EBC" w14:paraId="68C2D03F" w14:textId="594DE321">
      <w:pPr>
        <w:pStyle w:val="Listenabsatz"/>
        <w:numPr>
          <w:ilvl w:val="0"/>
          <w:numId w:val="33"/>
        </w:numPr>
      </w:pPr>
      <w:r>
        <w:t>3 neue Ideen auf diesen Zettel schreiben</w:t>
      </w:r>
    </w:p>
    <w:p w:rsidR="00050037" w:rsidP="00F3589E" w:rsidRDefault="00050037" w14:paraId="1C0F3CE9" w14:textId="6BAE558F">
      <w:pPr>
        <w:pStyle w:val="Listenabsatz"/>
        <w:numPr>
          <w:ilvl w:val="0"/>
          <w:numId w:val="33"/>
        </w:numPr>
      </w:pPr>
      <w:r>
        <w:t>das geht so lange</w:t>
      </w:r>
      <w:r w:rsidR="00182B31">
        <w:t xml:space="preserve">, bis </w:t>
      </w:r>
      <w:r w:rsidR="00C71FD8">
        <w:t>jeder wieder seinen Originalzettel in der Hand hat</w:t>
      </w:r>
      <w:r w:rsidR="00310A0D">
        <w:br/>
      </w:r>
    </w:p>
    <w:p w:rsidR="00310A0D" w:rsidP="00F3589E" w:rsidRDefault="00310A0D" w14:paraId="1A154E08" w14:textId="2830C971">
      <w:pPr>
        <w:pStyle w:val="Listenabsatz"/>
        <w:numPr>
          <w:ilvl w:val="0"/>
          <w:numId w:val="33"/>
        </w:numPr>
      </w:pPr>
      <w:r>
        <w:t xml:space="preserve">Vorteil: </w:t>
      </w:r>
    </w:p>
    <w:p w:rsidR="0077076D" w:rsidP="00F3589E" w:rsidRDefault="0077076D" w14:paraId="72ACA92C" w14:textId="49D99FF6">
      <w:pPr>
        <w:pStyle w:val="Listenabsatz"/>
        <w:numPr>
          <w:ilvl w:val="1"/>
          <w:numId w:val="33"/>
        </w:numPr>
      </w:pPr>
      <w:r>
        <w:t>kurzer Vorbereitungsaufwand</w:t>
      </w:r>
      <w:r w:rsidR="00B40EED">
        <w:t xml:space="preserve"> (Raum, 6 Personen, Sitzgelegenheit, Zettel + Stift</w:t>
      </w:r>
      <w:r w:rsidR="00BE6DEC">
        <w:t>e</w:t>
      </w:r>
      <w:r w:rsidR="00695D0B">
        <w:t xml:space="preserve"> + Unterlage</w:t>
      </w:r>
      <w:r w:rsidR="00E127F3">
        <w:t>)</w:t>
      </w:r>
    </w:p>
    <w:p w:rsidR="00DE3373" w:rsidP="00F3589E" w:rsidRDefault="00DE3373" w14:paraId="51C276E1" w14:textId="094AFE41">
      <w:pPr>
        <w:pStyle w:val="Listenabsatz"/>
        <w:numPr>
          <w:ilvl w:val="1"/>
          <w:numId w:val="33"/>
        </w:numPr>
      </w:pPr>
      <w:r>
        <w:t>Zeitstopper für 5 Minuten Timer</w:t>
      </w:r>
    </w:p>
    <w:p w:rsidR="0077076D" w:rsidP="00F3589E" w:rsidRDefault="0077076D" w14:paraId="1715D21D" w14:textId="2E480979">
      <w:pPr>
        <w:pStyle w:val="Listenabsatz"/>
        <w:numPr>
          <w:ilvl w:val="0"/>
          <w:numId w:val="33"/>
        </w:numPr>
      </w:pPr>
      <w:r>
        <w:t>Nachteil:</w:t>
      </w:r>
    </w:p>
    <w:p w:rsidR="004229B3" w:rsidP="00F3589E" w:rsidRDefault="008971B8" w14:paraId="1CA0376F" w14:textId="7E0D27CD">
      <w:pPr>
        <w:pStyle w:val="Listenabsatz"/>
        <w:numPr>
          <w:ilvl w:val="1"/>
          <w:numId w:val="33"/>
        </w:numPr>
      </w:pPr>
      <w:r>
        <w:t>Zeitdruck</w:t>
      </w:r>
    </w:p>
    <w:p w:rsidR="000C5CF4" w:rsidP="00F3589E" w:rsidRDefault="000C5CF4" w14:paraId="59BCE985" w14:textId="2ABE3335">
      <w:pPr>
        <w:pStyle w:val="Listenabsatz"/>
        <w:numPr>
          <w:ilvl w:val="1"/>
          <w:numId w:val="33"/>
        </w:numPr>
      </w:pPr>
      <w:r>
        <w:t>Moderator muss alle Ideen auf den 6 Zetteln ausarbeiten</w:t>
      </w:r>
      <w:r w:rsidR="00DD5C85">
        <w:t>, zusammenführen</w:t>
      </w:r>
    </w:p>
    <w:p w:rsidR="007912EA" w:rsidP="00F3589E" w:rsidRDefault="007912EA" w14:paraId="5DBF3C83" w14:textId="2CECCB5C">
      <w:pPr>
        <w:pStyle w:val="Listenabsatz"/>
        <w:numPr>
          <w:ilvl w:val="1"/>
          <w:numId w:val="33"/>
        </w:numPr>
      </w:pPr>
      <w:r>
        <w:t>Moderator kann vielleicht nicht alles lesen</w:t>
      </w:r>
      <w:r w:rsidR="007952DF">
        <w:t xml:space="preserve"> wegen unschöner Schrift</w:t>
      </w:r>
    </w:p>
    <w:p w:rsidR="004D06CB" w:rsidP="004D06CB" w:rsidRDefault="004D06CB" w14:paraId="1342571A" w14:textId="3B5EE941">
      <w:pPr>
        <w:pStyle w:val="berschrift5"/>
      </w:pPr>
      <w:r>
        <w:t>Mindmap</w:t>
      </w:r>
    </w:p>
    <w:p w:rsidR="004D06CB" w:rsidP="00F3589E" w:rsidRDefault="00610C2B" w14:paraId="432740CC" w14:textId="7CD34CFA">
      <w:pPr>
        <w:pStyle w:val="Listenabsatz"/>
        <w:numPr>
          <w:ilvl w:val="0"/>
          <w:numId w:val="34"/>
        </w:numPr>
      </w:pPr>
      <w:r>
        <w:t>zentrale Thema / Schlagwort</w:t>
      </w:r>
    </w:p>
    <w:p w:rsidR="00733366" w:rsidP="00F3589E" w:rsidRDefault="00733366" w14:paraId="513D0862" w14:textId="57E088DB">
      <w:pPr>
        <w:pStyle w:val="Listenabsatz"/>
        <w:numPr>
          <w:ilvl w:val="0"/>
          <w:numId w:val="34"/>
        </w:numPr>
      </w:pPr>
      <w:r>
        <w:t>mehrere Äste, die zu diesem Thema passen</w:t>
      </w:r>
    </w:p>
    <w:p w:rsidR="00733366" w:rsidP="00F3589E" w:rsidRDefault="00733366" w14:paraId="188153A1" w14:textId="5DA9895C">
      <w:pPr>
        <w:pStyle w:val="Listenabsatz"/>
        <w:numPr>
          <w:ilvl w:val="0"/>
          <w:numId w:val="34"/>
        </w:numPr>
      </w:pPr>
      <w:r>
        <w:t>Vorteil</w:t>
      </w:r>
      <w:r w:rsidR="007C1246">
        <w:t>e</w:t>
      </w:r>
      <w:r>
        <w:t>:</w:t>
      </w:r>
    </w:p>
    <w:p w:rsidR="005B0A71" w:rsidP="005B0A71" w:rsidRDefault="005B0A71" w14:paraId="415165D1" w14:textId="33F967DE">
      <w:pPr>
        <w:pStyle w:val="Listenabsatz"/>
        <w:numPr>
          <w:ilvl w:val="1"/>
          <w:numId w:val="34"/>
        </w:numPr>
      </w:pPr>
      <w:r>
        <w:t>schön organisiert</w:t>
      </w:r>
      <w:r w:rsidR="00FE1DDF">
        <w:t xml:space="preserve"> / Übersichtlichkeit</w:t>
      </w:r>
    </w:p>
    <w:p w:rsidR="007C1246" w:rsidP="007C1246" w:rsidRDefault="007C1246" w14:paraId="0370AC9D" w14:textId="31BB540F">
      <w:pPr>
        <w:pStyle w:val="Listenabsatz"/>
        <w:numPr>
          <w:ilvl w:val="0"/>
          <w:numId w:val="34"/>
        </w:numPr>
      </w:pPr>
      <w:r>
        <w:t>Nachteile:</w:t>
      </w:r>
    </w:p>
    <w:p w:rsidR="007C1246" w:rsidP="007C1246" w:rsidRDefault="007C1246" w14:paraId="7A948C34" w14:textId="0090EB97">
      <w:pPr>
        <w:pStyle w:val="Listenabsatz"/>
        <w:numPr>
          <w:ilvl w:val="1"/>
          <w:numId w:val="34"/>
        </w:numPr>
      </w:pPr>
      <w:r>
        <w:t>Platz reicht nicht immer aus</w:t>
      </w:r>
    </w:p>
    <w:p w:rsidR="00865420" w:rsidP="00865420" w:rsidRDefault="00865420" w14:paraId="52AAADA3" w14:textId="5FED1C3D">
      <w:pPr>
        <w:pStyle w:val="berschrift5"/>
      </w:pPr>
      <w:r>
        <w:t>Kollektives</w:t>
      </w:r>
      <w:r w:rsidR="00402B6B">
        <w:t xml:space="preserve"> Notizbuch</w:t>
      </w:r>
    </w:p>
    <w:p w:rsidR="00402B6B" w:rsidP="00402B6B" w:rsidRDefault="001236BA" w14:paraId="266127B7" w14:textId="45C7F33C">
      <w:r>
        <w:t>Man lässt eine Mindmap eine Woche an einem bestimmten Ort hängen, sodass jeder etwas dazu ergänzen kann, ist das ein kollektives Notizbuch</w:t>
      </w:r>
      <w:r w:rsidR="00166B19">
        <w:t>.</w:t>
      </w:r>
      <w:r w:rsidR="00BE0BF8">
        <w:t xml:space="preserve"> Diese Notizbuch wird gerne auf Plakaten </w:t>
      </w:r>
      <w:r w:rsidR="00C9567A">
        <w:t>(</w:t>
      </w:r>
      <w:r w:rsidR="008A43A8">
        <w:t>s</w:t>
      </w:r>
      <w:r w:rsidR="00C9567A">
        <w:t xml:space="preserve">ogenannte Infopoints) </w:t>
      </w:r>
      <w:r w:rsidR="00BE0BF8">
        <w:t>gemacht</w:t>
      </w:r>
      <w:r w:rsidR="00F16FB7">
        <w:t>, aber auch digital.</w:t>
      </w:r>
      <w:r w:rsidR="009114D7">
        <w:t xml:space="preserve"> Urheberrecht</w:t>
      </w:r>
      <w:r w:rsidR="00AB5185">
        <w:t xml:space="preserve"> wird angegeben, wenn</w:t>
      </w:r>
      <w:r w:rsidR="005146A6">
        <w:t xml:space="preserve"> man vom Unternehmen Belohnungen für umgesetzte Ideen bekommen soll.</w:t>
      </w:r>
    </w:p>
    <w:p w:rsidR="00400D68" w:rsidP="00400D68" w:rsidRDefault="00400D68" w14:paraId="350160F2" w14:textId="3E3B90C9">
      <w:pPr>
        <w:pStyle w:val="Listenabsatz"/>
        <w:numPr>
          <w:ilvl w:val="0"/>
          <w:numId w:val="35"/>
        </w:numPr>
      </w:pPr>
      <w:r>
        <w:t>Vorteile:</w:t>
      </w:r>
    </w:p>
    <w:p w:rsidR="00400D68" w:rsidP="00400D68" w:rsidRDefault="00400D68" w14:paraId="0E2E4D6F" w14:textId="29B258A6">
      <w:pPr>
        <w:pStyle w:val="Listenabsatz"/>
        <w:numPr>
          <w:ilvl w:val="1"/>
          <w:numId w:val="35"/>
        </w:numPr>
      </w:pPr>
      <w:r>
        <w:t>kein Schriftführer</w:t>
      </w:r>
    </w:p>
    <w:p w:rsidR="003D0669" w:rsidP="00400D68" w:rsidRDefault="003D0669" w14:paraId="39FF90A7" w14:textId="40187D9D">
      <w:pPr>
        <w:pStyle w:val="Listenabsatz"/>
        <w:numPr>
          <w:ilvl w:val="1"/>
          <w:numId w:val="35"/>
        </w:numPr>
      </w:pPr>
      <w:r>
        <w:t>nur Thema, Ort und Zeit muss bekannt gegeben werden</w:t>
      </w:r>
    </w:p>
    <w:p w:rsidR="00A82B94" w:rsidP="00A82B94" w:rsidRDefault="00A82B94" w14:paraId="0697C23C" w14:textId="5ED95AC5">
      <w:pPr>
        <w:pStyle w:val="Listenabsatz"/>
        <w:numPr>
          <w:ilvl w:val="0"/>
          <w:numId w:val="35"/>
        </w:numPr>
      </w:pPr>
      <w:r>
        <w:t>Nachteile:</w:t>
      </w:r>
    </w:p>
    <w:p w:rsidR="00A82B94" w:rsidP="00A82B94" w:rsidRDefault="00D82CD1" w14:paraId="537C1467" w14:textId="75811D91">
      <w:pPr>
        <w:pStyle w:val="Listenabsatz"/>
        <w:numPr>
          <w:ilvl w:val="1"/>
          <w:numId w:val="35"/>
        </w:numPr>
      </w:pPr>
      <w:r>
        <w:t>wird manchmal heruntergerissen</w:t>
      </w:r>
    </w:p>
    <w:p w:rsidR="00D82CD1" w:rsidP="00A82B94" w:rsidRDefault="00593F45" w14:paraId="75584107" w14:textId="642FC5F0">
      <w:pPr>
        <w:pStyle w:val="Listenabsatz"/>
        <w:numPr>
          <w:ilvl w:val="1"/>
          <w:numId w:val="35"/>
        </w:numPr>
      </w:pPr>
      <w:r>
        <w:t>anderer streicht Namenskürzel durch</w:t>
      </w:r>
      <w:r w:rsidR="0043793A">
        <w:t xml:space="preserve"> </w:t>
      </w:r>
      <w:r w:rsidR="0043793A">
        <w:rPr>
          <w:rFonts w:ascii="Wingdings" w:hAnsi="Wingdings" w:eastAsia="Wingdings" w:cs="Wingdings"/>
        </w:rPr>
        <w:t>à</w:t>
      </w:r>
      <w:r w:rsidR="0043793A">
        <w:t xml:space="preserve"> „Idee geklaut“</w:t>
      </w:r>
    </w:p>
    <w:p w:rsidR="00ED067A" w:rsidP="00A82B94" w:rsidRDefault="00ED067A" w14:paraId="17C97D4E" w14:textId="00D681C9">
      <w:pPr>
        <w:pStyle w:val="Listenabsatz"/>
        <w:numPr>
          <w:ilvl w:val="1"/>
          <w:numId w:val="35"/>
        </w:numPr>
      </w:pPr>
      <w:r>
        <w:t>dauert lange</w:t>
      </w:r>
    </w:p>
    <w:p w:rsidR="002B77D3" w:rsidP="002B77D3" w:rsidRDefault="002B77D3" w14:paraId="403DBD48" w14:textId="4C69CE99">
      <w:pPr>
        <w:pStyle w:val="berschrift5"/>
      </w:pPr>
      <w:r>
        <w:t>Morphologischer Kasten</w:t>
      </w:r>
    </w:p>
    <w:p w:rsidRPr="00121B66" w:rsidR="00121B66" w:rsidP="00121B66" w:rsidRDefault="00662B83" w14:paraId="1227A24B" w14:textId="53E1559C">
      <w:r>
        <w:t>Man erstellt eine Tabelle (x-Achse: Ausprägungen, y-Achse: Merkmale)</w:t>
      </w:r>
      <w:r w:rsidR="00D57C64">
        <w:t xml:space="preserve">. Jedes Merkmal benötigt nicht die gleiche Anzahl an Ausprägungen. </w:t>
      </w:r>
      <w:r w:rsidRPr="00FB0C2F" w:rsidR="00B752F7">
        <w:rPr>
          <w:color w:val="FF0000"/>
        </w:rPr>
        <w:t>max. 10 Merkmale</w:t>
      </w:r>
    </w:p>
    <w:p w:rsidR="00121B66" w:rsidP="00121B66" w:rsidRDefault="00121B66" w14:paraId="7D2A0C2F" w14:textId="12358662">
      <w:r>
        <w:rPr>
          <w:noProof/>
        </w:rPr>
        <w:drawing>
          <wp:inline distT="0" distB="0" distL="0" distR="0" wp14:anchorId="7D2321C3" wp14:editId="4A2B1956">
            <wp:extent cx="2768129" cy="2493818"/>
            <wp:effectExtent l="0" t="0" r="0" b="1905"/>
            <wp:docPr id="26" name="Grafik 26" descr="Morphologischer Kasten « LeanLexicon « Lean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rphologischer Kasten « LeanLexicon « LeanBas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2086" cy="2497383"/>
                    </a:xfrm>
                    <a:prstGeom prst="rect">
                      <a:avLst/>
                    </a:prstGeom>
                    <a:noFill/>
                    <a:ln>
                      <a:noFill/>
                    </a:ln>
                  </pic:spPr>
                </pic:pic>
              </a:graphicData>
            </a:graphic>
          </wp:inline>
        </w:drawing>
      </w:r>
    </w:p>
    <w:p w:rsidR="00FB0C2F" w:rsidP="00FB0C2F" w:rsidRDefault="00FB0C2F" w14:paraId="2A7109D0" w14:textId="5CE9F326">
      <w:pPr>
        <w:pStyle w:val="berschrift6"/>
      </w:pPr>
      <w:r>
        <w:t>Beispiel</w:t>
      </w:r>
    </w:p>
    <w:p w:rsidR="00FB0C2F" w:rsidP="00FB0C2F" w:rsidRDefault="00FB0C2F" w14:paraId="1621E741" w14:textId="37030C82">
      <w:r>
        <w:t>neuer Tisch</w:t>
      </w:r>
    </w:p>
    <w:tbl>
      <w:tblPr>
        <w:tblStyle w:val="Tabellenraster"/>
        <w:tblW w:w="0" w:type="auto"/>
        <w:tblLook w:val="04A0" w:firstRow="1" w:lastRow="0" w:firstColumn="1" w:lastColumn="0" w:noHBand="0" w:noVBand="1"/>
      </w:tblPr>
      <w:tblGrid>
        <w:gridCol w:w="1241"/>
        <w:gridCol w:w="1241"/>
        <w:gridCol w:w="1241"/>
        <w:gridCol w:w="1241"/>
        <w:gridCol w:w="1242"/>
        <w:gridCol w:w="1242"/>
      </w:tblGrid>
      <w:tr w:rsidR="00FB0C2F" w:rsidTr="00B752F7" w14:paraId="3344D017" w14:textId="77777777">
        <w:trPr>
          <w:trHeight w:val="358"/>
        </w:trPr>
        <w:tc>
          <w:tcPr>
            <w:tcW w:w="1241" w:type="dxa"/>
            <w:vAlign w:val="center"/>
          </w:tcPr>
          <w:p w:rsidR="00FB0C2F" w:rsidP="00B752F7" w:rsidRDefault="00FB0C2F" w14:paraId="07074060" w14:textId="1405EEBF">
            <w:pPr>
              <w:jc w:val="center"/>
            </w:pPr>
            <w:r>
              <w:t>Material</w:t>
            </w:r>
          </w:p>
        </w:tc>
        <w:tc>
          <w:tcPr>
            <w:tcW w:w="1241" w:type="dxa"/>
            <w:vAlign w:val="center"/>
          </w:tcPr>
          <w:p w:rsidR="00FB0C2F" w:rsidP="00B752F7" w:rsidRDefault="00085AE3" w14:paraId="3C3D4651" w14:textId="13F098ED">
            <w:pPr>
              <w:jc w:val="center"/>
            </w:pPr>
            <w:r>
              <w:t>Holz</w:t>
            </w:r>
          </w:p>
        </w:tc>
        <w:tc>
          <w:tcPr>
            <w:tcW w:w="1241" w:type="dxa"/>
            <w:vAlign w:val="center"/>
          </w:tcPr>
          <w:p w:rsidR="00FB0C2F" w:rsidP="00B752F7" w:rsidRDefault="00085AE3" w14:paraId="15BF680C" w14:textId="57651F21">
            <w:pPr>
              <w:jc w:val="center"/>
            </w:pPr>
            <w:r>
              <w:t>Kunststoff</w:t>
            </w:r>
          </w:p>
        </w:tc>
        <w:tc>
          <w:tcPr>
            <w:tcW w:w="1241" w:type="dxa"/>
            <w:vAlign w:val="center"/>
          </w:tcPr>
          <w:p w:rsidR="00FB0C2F" w:rsidP="00B752F7" w:rsidRDefault="00085AE3" w14:paraId="6B0746EF" w14:textId="40ACE607">
            <w:pPr>
              <w:jc w:val="center"/>
            </w:pPr>
            <w:r>
              <w:t>Metall</w:t>
            </w:r>
          </w:p>
        </w:tc>
        <w:tc>
          <w:tcPr>
            <w:tcW w:w="1242" w:type="dxa"/>
            <w:vAlign w:val="center"/>
          </w:tcPr>
          <w:p w:rsidR="00FB0C2F" w:rsidP="00B752F7" w:rsidRDefault="00085AE3" w14:paraId="11392FF8" w14:textId="75194C97">
            <w:pPr>
              <w:jc w:val="center"/>
            </w:pPr>
            <w:r w:rsidRPr="00A803C6">
              <w:rPr>
                <w:color w:val="00B050"/>
              </w:rPr>
              <w:t>Glas</w:t>
            </w:r>
          </w:p>
        </w:tc>
        <w:tc>
          <w:tcPr>
            <w:tcW w:w="1242" w:type="dxa"/>
            <w:vAlign w:val="center"/>
          </w:tcPr>
          <w:p w:rsidR="00FB0C2F" w:rsidP="00B752F7" w:rsidRDefault="00C46557" w14:paraId="59F1FB5C" w14:textId="723FA748">
            <w:pPr>
              <w:jc w:val="center"/>
            </w:pPr>
            <w:r>
              <w:t>Holz+Glas</w:t>
            </w:r>
          </w:p>
        </w:tc>
      </w:tr>
      <w:tr w:rsidR="00FB0C2F" w:rsidTr="00B752F7" w14:paraId="27318322" w14:textId="77777777">
        <w:trPr>
          <w:trHeight w:val="358"/>
        </w:trPr>
        <w:tc>
          <w:tcPr>
            <w:tcW w:w="1241" w:type="dxa"/>
            <w:vAlign w:val="center"/>
          </w:tcPr>
          <w:p w:rsidR="00FB0C2F" w:rsidP="00B752F7" w:rsidRDefault="00FB0C2F" w14:paraId="71EFC9C2" w14:textId="1DACC7B3">
            <w:pPr>
              <w:jc w:val="center"/>
            </w:pPr>
            <w:r>
              <w:t>Form</w:t>
            </w:r>
          </w:p>
        </w:tc>
        <w:tc>
          <w:tcPr>
            <w:tcW w:w="1241" w:type="dxa"/>
            <w:vAlign w:val="center"/>
          </w:tcPr>
          <w:p w:rsidR="00FB0C2F" w:rsidP="00B752F7" w:rsidRDefault="00347C82" w14:paraId="171C1BA7" w14:textId="553E5744">
            <w:pPr>
              <w:jc w:val="center"/>
            </w:pPr>
            <w:r w:rsidRPr="00A803C6">
              <w:rPr>
                <w:color w:val="00B050"/>
              </w:rPr>
              <w:t>rund</w:t>
            </w:r>
          </w:p>
        </w:tc>
        <w:tc>
          <w:tcPr>
            <w:tcW w:w="1241" w:type="dxa"/>
            <w:vAlign w:val="center"/>
          </w:tcPr>
          <w:p w:rsidR="00FB0C2F" w:rsidP="00B752F7" w:rsidRDefault="00347C82" w14:paraId="2C5D9908" w14:textId="6BDF16A5">
            <w:pPr>
              <w:jc w:val="center"/>
            </w:pPr>
            <w:r>
              <w:t>4-eckig</w:t>
            </w:r>
          </w:p>
        </w:tc>
        <w:tc>
          <w:tcPr>
            <w:tcW w:w="1241" w:type="dxa"/>
            <w:vAlign w:val="center"/>
          </w:tcPr>
          <w:p w:rsidR="00FB0C2F" w:rsidP="00B752F7" w:rsidRDefault="00347C82" w14:paraId="1DC486B3" w14:textId="4ABD2D72">
            <w:pPr>
              <w:jc w:val="center"/>
            </w:pPr>
            <w:r>
              <w:t>6-eckig</w:t>
            </w:r>
          </w:p>
        </w:tc>
        <w:tc>
          <w:tcPr>
            <w:tcW w:w="1242" w:type="dxa"/>
            <w:vAlign w:val="center"/>
          </w:tcPr>
          <w:p w:rsidR="00FB0C2F" w:rsidP="00B752F7" w:rsidRDefault="00347C82" w14:paraId="17703CBF" w14:textId="69016735">
            <w:pPr>
              <w:jc w:val="center"/>
            </w:pPr>
            <w:r>
              <w:t>oval</w:t>
            </w:r>
          </w:p>
        </w:tc>
        <w:tc>
          <w:tcPr>
            <w:tcW w:w="1242" w:type="dxa"/>
            <w:vAlign w:val="center"/>
          </w:tcPr>
          <w:p w:rsidR="00FB0C2F" w:rsidP="00B752F7" w:rsidRDefault="00347C82" w14:paraId="47D73C4F" w14:textId="7C533DE7">
            <w:pPr>
              <w:jc w:val="center"/>
            </w:pPr>
            <w:r>
              <w:t>Freiform</w:t>
            </w:r>
          </w:p>
        </w:tc>
      </w:tr>
      <w:tr w:rsidR="00FB0C2F" w:rsidTr="00B752F7" w14:paraId="02D16BF7" w14:textId="77777777">
        <w:trPr>
          <w:trHeight w:val="350"/>
        </w:trPr>
        <w:tc>
          <w:tcPr>
            <w:tcW w:w="1241" w:type="dxa"/>
            <w:vAlign w:val="center"/>
          </w:tcPr>
          <w:p w:rsidR="00FB0C2F" w:rsidP="00B752F7" w:rsidRDefault="00FB0C2F" w14:paraId="3180806D" w14:textId="2DE6C65F">
            <w:pPr>
              <w:jc w:val="center"/>
            </w:pPr>
            <w:r>
              <w:t>Farbe</w:t>
            </w:r>
          </w:p>
        </w:tc>
        <w:tc>
          <w:tcPr>
            <w:tcW w:w="1241" w:type="dxa"/>
            <w:vAlign w:val="center"/>
          </w:tcPr>
          <w:p w:rsidR="00FB0C2F" w:rsidP="00B752F7" w:rsidRDefault="00F214BE" w14:paraId="29CB9D9B" w14:textId="3D3C2FB3">
            <w:pPr>
              <w:jc w:val="center"/>
            </w:pPr>
            <w:r>
              <w:t>braun</w:t>
            </w:r>
          </w:p>
        </w:tc>
        <w:tc>
          <w:tcPr>
            <w:tcW w:w="1241" w:type="dxa"/>
            <w:vAlign w:val="center"/>
          </w:tcPr>
          <w:p w:rsidR="00FB0C2F" w:rsidP="00B752F7" w:rsidRDefault="00E83C50" w14:paraId="036A0C25" w14:textId="368E7B8F">
            <w:pPr>
              <w:jc w:val="center"/>
            </w:pPr>
            <w:r w:rsidRPr="00A803C6">
              <w:rPr>
                <w:color w:val="00B050"/>
              </w:rPr>
              <w:t>weiß</w:t>
            </w:r>
          </w:p>
        </w:tc>
        <w:tc>
          <w:tcPr>
            <w:tcW w:w="1241" w:type="dxa"/>
            <w:vAlign w:val="center"/>
          </w:tcPr>
          <w:p w:rsidR="00FB0C2F" w:rsidP="00B752F7" w:rsidRDefault="00E83C50" w14:paraId="166089D6" w14:textId="2DCCA602">
            <w:pPr>
              <w:jc w:val="center"/>
            </w:pPr>
            <w:r>
              <w:t>schwarz</w:t>
            </w:r>
          </w:p>
        </w:tc>
        <w:tc>
          <w:tcPr>
            <w:tcW w:w="1242" w:type="dxa"/>
            <w:vAlign w:val="center"/>
          </w:tcPr>
          <w:p w:rsidR="00FB0C2F" w:rsidP="00B752F7" w:rsidRDefault="00FB0C2F" w14:paraId="10949888" w14:textId="77777777">
            <w:pPr>
              <w:jc w:val="center"/>
            </w:pPr>
          </w:p>
        </w:tc>
        <w:tc>
          <w:tcPr>
            <w:tcW w:w="1242" w:type="dxa"/>
            <w:vAlign w:val="center"/>
          </w:tcPr>
          <w:p w:rsidR="00FB0C2F" w:rsidP="00B752F7" w:rsidRDefault="00FB0C2F" w14:paraId="2FAC5F51" w14:textId="77777777">
            <w:pPr>
              <w:jc w:val="center"/>
            </w:pPr>
          </w:p>
        </w:tc>
      </w:tr>
      <w:tr w:rsidR="00FB0C2F" w:rsidTr="00B752F7" w14:paraId="7D6FE389" w14:textId="77777777">
        <w:trPr>
          <w:trHeight w:val="358"/>
        </w:trPr>
        <w:tc>
          <w:tcPr>
            <w:tcW w:w="1241" w:type="dxa"/>
            <w:vAlign w:val="center"/>
          </w:tcPr>
          <w:p w:rsidR="00FB0C2F" w:rsidP="00B752F7" w:rsidRDefault="00FB0C2F" w14:paraId="3727856C" w14:textId="2F39CF90">
            <w:pPr>
              <w:jc w:val="center"/>
            </w:pPr>
            <w:r>
              <w:t>Anzahl Beine</w:t>
            </w:r>
          </w:p>
        </w:tc>
        <w:tc>
          <w:tcPr>
            <w:tcW w:w="1241" w:type="dxa"/>
            <w:vAlign w:val="center"/>
          </w:tcPr>
          <w:p w:rsidR="00FB0C2F" w:rsidP="00B752F7" w:rsidRDefault="00F214BE" w14:paraId="02365DE7" w14:textId="1E567E8F">
            <w:pPr>
              <w:jc w:val="center"/>
            </w:pPr>
            <w:r>
              <w:t>0</w:t>
            </w:r>
          </w:p>
        </w:tc>
        <w:tc>
          <w:tcPr>
            <w:tcW w:w="1241" w:type="dxa"/>
            <w:vAlign w:val="center"/>
          </w:tcPr>
          <w:p w:rsidR="00FB0C2F" w:rsidP="00B752F7" w:rsidRDefault="00F214BE" w14:paraId="7ABD0CFA" w14:textId="7741FCDA">
            <w:pPr>
              <w:jc w:val="center"/>
            </w:pPr>
            <w:r>
              <w:t>3</w:t>
            </w:r>
          </w:p>
        </w:tc>
        <w:tc>
          <w:tcPr>
            <w:tcW w:w="1241" w:type="dxa"/>
            <w:vAlign w:val="center"/>
          </w:tcPr>
          <w:p w:rsidR="00FB0C2F" w:rsidP="00B752F7" w:rsidRDefault="00F214BE" w14:paraId="41A7DD84" w14:textId="398E2D48">
            <w:pPr>
              <w:jc w:val="center"/>
            </w:pPr>
            <w:r>
              <w:t>4</w:t>
            </w:r>
          </w:p>
        </w:tc>
        <w:tc>
          <w:tcPr>
            <w:tcW w:w="1242" w:type="dxa"/>
            <w:vAlign w:val="center"/>
          </w:tcPr>
          <w:p w:rsidR="00FB0C2F" w:rsidP="00B752F7" w:rsidRDefault="00F214BE" w14:paraId="5FE9E3BF" w14:textId="1E6C0730">
            <w:pPr>
              <w:jc w:val="center"/>
            </w:pPr>
            <w:r>
              <w:t>6</w:t>
            </w:r>
          </w:p>
        </w:tc>
        <w:tc>
          <w:tcPr>
            <w:tcW w:w="1242" w:type="dxa"/>
            <w:vAlign w:val="center"/>
          </w:tcPr>
          <w:p w:rsidR="00FB0C2F" w:rsidP="00B752F7" w:rsidRDefault="00A803C6" w14:paraId="2AD30B94" w14:textId="49CC66E4">
            <w:pPr>
              <w:jc w:val="center"/>
            </w:pPr>
            <w:r w:rsidRPr="00A803C6">
              <w:rPr>
                <w:color w:val="00B050"/>
              </w:rPr>
              <w:t>1</w:t>
            </w:r>
          </w:p>
        </w:tc>
      </w:tr>
    </w:tbl>
    <w:p w:rsidR="00FB0C2F" w:rsidP="00533352" w:rsidRDefault="00533352" w14:paraId="0B03993E" w14:textId="432678D1">
      <w:pPr>
        <w:pStyle w:val="berschrift6"/>
      </w:pPr>
      <w:r>
        <w:t>Vorteile</w:t>
      </w:r>
    </w:p>
    <w:p w:rsidR="00533352" w:rsidP="007B32C7" w:rsidRDefault="007B32C7" w14:paraId="35F5BBF9" w14:textId="10307795">
      <w:pPr>
        <w:pStyle w:val="Listenabsatz"/>
        <w:numPr>
          <w:ilvl w:val="0"/>
          <w:numId w:val="36"/>
        </w:numPr>
      </w:pPr>
      <w:r>
        <w:t>gute Übersicht</w:t>
      </w:r>
    </w:p>
    <w:p w:rsidR="007B32C7" w:rsidP="007B32C7" w:rsidRDefault="007B32C7" w14:paraId="2E683A5D" w14:textId="289158D7">
      <w:pPr>
        <w:pStyle w:val="Listenabsatz"/>
        <w:numPr>
          <w:ilvl w:val="0"/>
          <w:numId w:val="36"/>
        </w:numPr>
      </w:pPr>
      <w:r>
        <w:t>geringer Vorbereitungsaufwand</w:t>
      </w:r>
    </w:p>
    <w:p w:rsidR="00876CB9" w:rsidP="007B32C7" w:rsidRDefault="00876CB9" w14:paraId="6B09E8E6" w14:textId="2784C0AA">
      <w:pPr>
        <w:pStyle w:val="Listenabsatz"/>
        <w:numPr>
          <w:ilvl w:val="0"/>
          <w:numId w:val="36"/>
        </w:numPr>
      </w:pPr>
      <w:r>
        <w:t>introvertierte Personen reden mehr mit</w:t>
      </w:r>
    </w:p>
    <w:p w:rsidR="007B32C7" w:rsidP="007B32C7" w:rsidRDefault="007B32C7" w14:paraId="2187C23D" w14:textId="71733C9B">
      <w:pPr>
        <w:pStyle w:val="berschrift6"/>
      </w:pPr>
      <w:r>
        <w:t>Nachteile</w:t>
      </w:r>
    </w:p>
    <w:p w:rsidRPr="007B32C7" w:rsidR="003F3FBC" w:rsidP="003F3FBC" w:rsidRDefault="003F3FBC" w14:paraId="1D1853DC" w14:textId="667C4727">
      <w:pPr>
        <w:pStyle w:val="Listenabsatz"/>
        <w:numPr>
          <w:ilvl w:val="0"/>
          <w:numId w:val="37"/>
        </w:numPr>
      </w:pPr>
      <w:r>
        <w:t>bei zu vielen Merkmalen wird der Kasten unübersichtlich</w:t>
      </w:r>
    </w:p>
    <w:p w:rsidR="007837DD" w:rsidP="007837DD" w:rsidRDefault="007837DD" w14:paraId="5032B18E" w14:textId="22CA493A">
      <w:pPr>
        <w:pStyle w:val="berschrift3"/>
      </w:pPr>
      <w:r w:rsidRPr="00504F21">
        <w:t>Kooperation</w:t>
      </w:r>
    </w:p>
    <w:p w:rsidR="00CB6996" w:rsidP="00CB6996" w:rsidRDefault="00CB6996" w14:paraId="456807E4" w14:textId="33333B2B">
      <w:r>
        <w:t>beziehungsweise: Teamarbeit</w:t>
      </w:r>
    </w:p>
    <w:p w:rsidR="00CB6996" w:rsidP="00CB6996" w:rsidRDefault="00E44EDD" w14:paraId="4F71B5AA" w14:textId="676F3442">
      <w:r>
        <w:t xml:space="preserve">Definition: </w:t>
      </w:r>
      <w:r w:rsidR="00F71466">
        <w:t xml:space="preserve">Die Koopoeration ist eine Art der Arbeitsorganisation, bei der mehrere Personen über eine gewisse Zeitspanne unter Einhaltung von bestimmten vorgegebenen Regeln </w:t>
      </w:r>
      <w:r w:rsidR="00012590">
        <w:t>versuchen eine Aufgabe gemeinsam zu bewältigen.</w:t>
      </w:r>
    </w:p>
    <w:p w:rsidR="006B7CB7" w:rsidP="006B7CB7" w:rsidRDefault="00003D36" w14:paraId="7CE2D5FF" w14:textId="77777777">
      <w:pPr>
        <w:pStyle w:val="berschrift4"/>
      </w:pPr>
      <w:r>
        <w:t>Merkmale einer erfolgreichen Teamarbeit</w:t>
      </w:r>
    </w:p>
    <w:p w:rsidR="00003D36" w:rsidP="006B7CB7" w:rsidRDefault="006B7CB7" w14:paraId="049A081C" w14:textId="19021A13">
      <w:pPr>
        <w:pStyle w:val="Listenabsatz"/>
        <w:numPr>
          <w:ilvl w:val="0"/>
          <w:numId w:val="37"/>
        </w:numPr>
      </w:pPr>
      <w:r>
        <w:t>offene Kommunikation im Team</w:t>
      </w:r>
    </w:p>
    <w:p w:rsidR="006B7CB7" w:rsidP="006B7CB7" w:rsidRDefault="006B7CB7" w14:paraId="00AEFBE9" w14:textId="5297F4C9">
      <w:pPr>
        <w:pStyle w:val="Listenabsatz"/>
        <w:numPr>
          <w:ilvl w:val="0"/>
          <w:numId w:val="37"/>
        </w:numPr>
      </w:pPr>
      <w:r>
        <w:t>Respekt</w:t>
      </w:r>
    </w:p>
    <w:p w:rsidR="006B7CB7" w:rsidP="006B7CB7" w:rsidRDefault="006B7CB7" w14:paraId="2A969E0F" w14:textId="3AD941DE">
      <w:pPr>
        <w:pStyle w:val="Listenabsatz"/>
        <w:numPr>
          <w:ilvl w:val="0"/>
          <w:numId w:val="37"/>
        </w:numPr>
      </w:pPr>
      <w:r>
        <w:t>gemeinsames Ziel: Alle an Ziel glauben</w:t>
      </w:r>
    </w:p>
    <w:p w:rsidR="006B7CB7" w:rsidP="006B7CB7" w:rsidRDefault="006B7CB7" w14:paraId="3BC0A4B6" w14:textId="28B7BD43">
      <w:pPr>
        <w:pStyle w:val="Listenabsatz"/>
        <w:numPr>
          <w:ilvl w:val="0"/>
          <w:numId w:val="37"/>
        </w:numPr>
      </w:pPr>
      <w:r>
        <w:t>Motivation</w:t>
      </w:r>
    </w:p>
    <w:p w:rsidR="00A85523" w:rsidP="00116BF4" w:rsidRDefault="00B42D65" w14:paraId="0B959B53" w14:textId="7D2D4EC0">
      <w:pPr>
        <w:pStyle w:val="Listenabsatz"/>
        <w:numPr>
          <w:ilvl w:val="0"/>
          <w:numId w:val="37"/>
        </w:numPr>
      </w:pPr>
      <w:r>
        <w:t>sinnvolle Rollenverteilung</w:t>
      </w:r>
      <w:r w:rsidR="008D0F6D">
        <w:t xml:space="preserve"> (Klassensprecher, Klassenka</w:t>
      </w:r>
      <w:r w:rsidR="00A85523">
        <w:t>s</w:t>
      </w:r>
      <w:r w:rsidR="008D0F6D">
        <w:t>sier)</w:t>
      </w:r>
      <w:r w:rsidR="00A85523">
        <w:t xml:space="preserve"> </w:t>
      </w:r>
      <w:r w:rsidR="00A85523">
        <w:rPr>
          <w:rFonts w:ascii="Wingdings" w:hAnsi="Wingdings" w:eastAsia="Wingdings" w:cs="Wingdings"/>
        </w:rPr>
        <w:t>à</w:t>
      </w:r>
      <w:r w:rsidR="00A85523">
        <w:t xml:space="preserve"> Aufbau- &amp; Ablauforganisation</w:t>
      </w:r>
    </w:p>
    <w:p w:rsidR="00241C67" w:rsidP="00241C67" w:rsidRDefault="00241C67" w14:paraId="4E331595" w14:textId="2F9F8E71">
      <w:pPr>
        <w:pStyle w:val="berschrift4"/>
      </w:pPr>
      <w:r>
        <w:t>Vorteile</w:t>
      </w:r>
    </w:p>
    <w:p w:rsidR="00241C67" w:rsidP="00241C67" w:rsidRDefault="00241C67" w14:paraId="17286470" w14:textId="79959DCE">
      <w:pPr>
        <w:pStyle w:val="Listenabsatz"/>
        <w:numPr>
          <w:ilvl w:val="0"/>
          <w:numId w:val="38"/>
        </w:numPr>
      </w:pPr>
      <w:r>
        <w:t>gemeinsames Ziel</w:t>
      </w:r>
    </w:p>
    <w:p w:rsidR="00241C67" w:rsidP="00241C67" w:rsidRDefault="00241C67" w14:paraId="7BD3E8EF" w14:textId="6F5E89AB">
      <w:pPr>
        <w:pStyle w:val="Listenabsatz"/>
        <w:numPr>
          <w:ilvl w:val="0"/>
          <w:numId w:val="38"/>
        </w:numPr>
      </w:pPr>
      <w:r>
        <w:t>Motivation</w:t>
      </w:r>
    </w:p>
    <w:p w:rsidR="00241C67" w:rsidP="00241C67" w:rsidRDefault="00241C67" w14:paraId="18D469AC" w14:textId="47301BAC">
      <w:pPr>
        <w:pStyle w:val="Listenabsatz"/>
        <w:numPr>
          <w:ilvl w:val="0"/>
          <w:numId w:val="38"/>
        </w:numPr>
      </w:pPr>
      <w:r>
        <w:t>Loyalität</w:t>
      </w:r>
    </w:p>
    <w:p w:rsidR="00216DC2" w:rsidP="00241C67" w:rsidRDefault="00216DC2" w14:paraId="1BA27D43" w14:textId="422ABBFB">
      <w:pPr>
        <w:pStyle w:val="Listenabsatz"/>
        <w:numPr>
          <w:ilvl w:val="0"/>
          <w:numId w:val="38"/>
        </w:numPr>
      </w:pPr>
      <w:r>
        <w:t>besseres Ergebnis (im Schnitt)</w:t>
      </w:r>
    </w:p>
    <w:p w:rsidR="003B2E31" w:rsidP="00241C67" w:rsidRDefault="003B2E31" w14:paraId="7C7A5B74" w14:textId="07C0D009">
      <w:pPr>
        <w:pStyle w:val="Listenabsatz"/>
        <w:numPr>
          <w:ilvl w:val="0"/>
          <w:numId w:val="38"/>
        </w:numPr>
      </w:pPr>
      <w:r>
        <w:t>Kompromissbereitsschaft</w:t>
      </w:r>
    </w:p>
    <w:p w:rsidR="003B2E31" w:rsidP="00241C67" w:rsidRDefault="003B2E31" w14:paraId="0AF9A7C3" w14:textId="70218FBE">
      <w:pPr>
        <w:pStyle w:val="Listenabsatz"/>
        <w:numPr>
          <w:ilvl w:val="0"/>
          <w:numId w:val="38"/>
        </w:numPr>
      </w:pPr>
      <w:r>
        <w:t>weniger Krankenstand</w:t>
      </w:r>
    </w:p>
    <w:p w:rsidR="003B2E31" w:rsidP="00241C67" w:rsidRDefault="00A908E3" w14:paraId="52944CFB" w14:textId="5BEF764B">
      <w:pPr>
        <w:pStyle w:val="Listenabsatz"/>
        <w:numPr>
          <w:ilvl w:val="0"/>
          <w:numId w:val="38"/>
        </w:numPr>
      </w:pPr>
      <w:r>
        <w:t>blauer Montag wird reduziert</w:t>
      </w:r>
    </w:p>
    <w:p w:rsidR="00EA2BEC" w:rsidP="00EA2BEC" w:rsidRDefault="0049607D" w14:paraId="2DBABEB8" w14:textId="7541CFBB">
      <w:pPr>
        <w:pStyle w:val="Listenabsatz"/>
        <w:numPr>
          <w:ilvl w:val="0"/>
          <w:numId w:val="38"/>
        </w:numPr>
      </w:pPr>
      <w:r>
        <w:t>Reduktion der Kontrolle der Vorgesetzten</w:t>
      </w:r>
    </w:p>
    <w:p w:rsidR="0049607D" w:rsidP="0049607D" w:rsidRDefault="0049607D" w14:paraId="3428D50A" w14:textId="78CB3037">
      <w:pPr>
        <w:pStyle w:val="berschrift4"/>
      </w:pPr>
      <w:r>
        <w:t>Nachteile</w:t>
      </w:r>
    </w:p>
    <w:p w:rsidR="00EA2BEC" w:rsidP="00EA2BEC" w:rsidRDefault="00EA2BEC" w14:paraId="2605B4C7" w14:textId="2646CA20">
      <w:pPr>
        <w:pStyle w:val="Listenabsatz"/>
        <w:numPr>
          <w:ilvl w:val="0"/>
          <w:numId w:val="39"/>
        </w:numPr>
      </w:pPr>
      <w:r>
        <w:t>mangelnde Reife</w:t>
      </w:r>
      <w:r w:rsidR="000E0222">
        <w:t xml:space="preserve"> einzelner Teammitglieder</w:t>
      </w:r>
      <w:r w:rsidR="00F46B31">
        <w:t xml:space="preserve"> (fehlender Respekt, …)</w:t>
      </w:r>
    </w:p>
    <w:p w:rsidR="00F46B31" w:rsidP="00EA2BEC" w:rsidRDefault="00F46B31" w14:paraId="04C4F8C8" w14:textId="62A0DE3E">
      <w:pPr>
        <w:pStyle w:val="Listenabsatz"/>
        <w:numPr>
          <w:ilvl w:val="0"/>
          <w:numId w:val="39"/>
        </w:numPr>
      </w:pPr>
      <w:r>
        <w:t>Widersprüche, Konflikte innerhalb des Teams</w:t>
      </w:r>
    </w:p>
    <w:p w:rsidR="00F46B31" w:rsidP="00EA2BEC" w:rsidRDefault="00E163D4" w14:paraId="507AE15D" w14:textId="50FEF825">
      <w:pPr>
        <w:pStyle w:val="Listenabsatz"/>
        <w:numPr>
          <w:ilvl w:val="0"/>
          <w:numId w:val="39"/>
        </w:numPr>
      </w:pPr>
      <w:r>
        <w:t>er</w:t>
      </w:r>
      <w:r w:rsidR="00D122AE">
        <w:t>h</w:t>
      </w:r>
      <w:r>
        <w:t>ö</w:t>
      </w:r>
      <w:r w:rsidR="00D122AE">
        <w:t>h</w:t>
      </w:r>
      <w:r>
        <w:t>t</w:t>
      </w:r>
      <w:r w:rsidR="00D122AE">
        <w:t>er Abstimmungsbedarf, um Widersprüche zu vermeiden</w:t>
      </w:r>
    </w:p>
    <w:p w:rsidR="0034654A" w:rsidP="00EA2BEC" w:rsidRDefault="0034654A" w14:paraId="6082811A" w14:textId="3AFC6051">
      <w:pPr>
        <w:pStyle w:val="Listenabsatz"/>
        <w:numPr>
          <w:ilvl w:val="0"/>
          <w:numId w:val="39"/>
        </w:numPr>
      </w:pPr>
      <w:r>
        <w:t>eventuell unklare Hierarchie</w:t>
      </w:r>
      <w:r w:rsidR="005A464F">
        <w:t>, Gruppenorganisation</w:t>
      </w:r>
    </w:p>
    <w:p w:rsidR="005A464F" w:rsidP="00EA2BEC" w:rsidRDefault="005A464F" w14:paraId="7F07CF1A" w14:textId="76065E69">
      <w:pPr>
        <w:pStyle w:val="Listenabsatz"/>
        <w:numPr>
          <w:ilvl w:val="0"/>
          <w:numId w:val="39"/>
        </w:numPr>
      </w:pPr>
      <w:r>
        <w:t>soziale Vergleich (z.B.: Person, die Arbeit anderer in Hintergrund stellt</w:t>
      </w:r>
      <w:r w:rsidR="00F8218C">
        <w:t xml:space="preserve"> und sich selbst gut darstellt</w:t>
      </w:r>
      <w:r>
        <w:t>)</w:t>
      </w:r>
    </w:p>
    <w:p w:rsidR="005A464F" w:rsidP="00EA2BEC" w:rsidRDefault="00D04718" w14:paraId="133D1494" w14:textId="06F65E48">
      <w:pPr>
        <w:pStyle w:val="Listenabsatz"/>
        <w:numPr>
          <w:ilvl w:val="0"/>
          <w:numId w:val="39"/>
        </w:numPr>
      </w:pPr>
      <w:r>
        <w:t>Konkurrenzkampf</w:t>
      </w:r>
    </w:p>
    <w:p w:rsidR="004254D3" w:rsidP="00EA2BEC" w:rsidRDefault="004254D3" w14:paraId="348BB637" w14:textId="3DF67650">
      <w:pPr>
        <w:pStyle w:val="Listenabsatz"/>
        <w:numPr>
          <w:ilvl w:val="0"/>
          <w:numId w:val="39"/>
        </w:numPr>
      </w:pPr>
      <w:r>
        <w:t>fehlende gegenseitige Unterstützung</w:t>
      </w:r>
    </w:p>
    <w:p w:rsidR="004254D3" w:rsidP="004254D3" w:rsidRDefault="004254D3" w14:paraId="221BFCFE" w14:textId="59FDA1C5">
      <w:pPr>
        <w:pStyle w:val="Listenabsatz"/>
        <w:numPr>
          <w:ilvl w:val="0"/>
          <w:numId w:val="39"/>
        </w:numPr>
      </w:pPr>
      <w:r>
        <w:t>jeder verlässt sich auf den anderen</w:t>
      </w:r>
    </w:p>
    <w:p w:rsidR="00F46A29" w:rsidP="004254D3" w:rsidRDefault="00F46A29" w14:paraId="7233D6DC" w14:textId="2B58D0B2">
      <w:pPr>
        <w:pStyle w:val="Listenabsatz"/>
        <w:numPr>
          <w:ilvl w:val="0"/>
          <w:numId w:val="39"/>
        </w:numPr>
      </w:pPr>
      <w:r>
        <w:t>Ausnutzung einzelner Personen</w:t>
      </w:r>
    </w:p>
    <w:p w:rsidR="00DD5ED5" w:rsidP="004254D3" w:rsidRDefault="00DD5ED5" w14:paraId="094B074C" w14:textId="67CACF1D">
      <w:pPr>
        <w:pStyle w:val="Listenabsatz"/>
        <w:numPr>
          <w:ilvl w:val="0"/>
          <w:numId w:val="39"/>
        </w:numPr>
      </w:pPr>
      <w:r>
        <w:t>Angst vor Missbrauch eigener Ideen</w:t>
      </w:r>
    </w:p>
    <w:p w:rsidR="00054432" w:rsidRDefault="00054432" w14:paraId="2FAE890B" w14:textId="77777777">
      <w:pPr>
        <w:rPr>
          <w:rFonts w:asciiTheme="majorHAnsi" w:hAnsiTheme="majorHAnsi" w:eastAsiaTheme="majorEastAsia" w:cstheme="majorBidi"/>
          <w:b/>
          <w:bCs/>
          <w:color w:val="4F81BD" w:themeColor="accent1"/>
        </w:rPr>
      </w:pPr>
      <w:r>
        <w:br w:type="page"/>
      </w:r>
    </w:p>
    <w:p w:rsidR="006836DA" w:rsidP="006836DA" w:rsidRDefault="006836DA" w14:paraId="6A7882BE" w14:textId="1DDC8387">
      <w:pPr>
        <w:pStyle w:val="berschrift3"/>
      </w:pPr>
      <w:r>
        <w:t>Komplexität</w:t>
      </w:r>
    </w:p>
    <w:p w:rsidR="00612381" w:rsidP="00612381" w:rsidRDefault="00612381" w14:paraId="54834AA6" w14:textId="540D5B93">
      <w:pPr>
        <w:pStyle w:val="berschrift4"/>
      </w:pPr>
      <w:r>
        <w:t>Definition</w:t>
      </w:r>
    </w:p>
    <w:p w:rsidR="006E0086" w:rsidP="00054432" w:rsidRDefault="00054432" w14:paraId="7C6A59A3" w14:textId="7E134734">
      <w:r>
        <w:t>Komplexität umfasst die Gesamtheit aller voneinander abhängigen Merkmale eines Beziehungsgeflechts.</w:t>
      </w:r>
    </w:p>
    <w:p w:rsidR="00D46705" w:rsidP="00D46705" w:rsidRDefault="00D46705" w14:paraId="449F8948" w14:textId="6B45E8A3">
      <w:pPr>
        <w:pStyle w:val="berschrift4"/>
      </w:pPr>
      <w:r>
        <w:t>KI</w:t>
      </w:r>
    </w:p>
    <w:p w:rsidR="00757DF0" w:rsidP="00B12BA5" w:rsidRDefault="00D46705" w14:paraId="1FE851ED" w14:textId="6F41B2F6">
      <w:r>
        <w:t>Künstliche Intelligenz hängt ziemlich stark zusammen mit Komplexität, weil KI viele Kombinationen mit allem bietet.</w:t>
      </w:r>
    </w:p>
    <w:p w:rsidR="00620D84" w:rsidP="00620D84" w:rsidRDefault="00620D84" w14:paraId="467B80FA" w14:textId="0473B231">
      <w:pPr>
        <w:pStyle w:val="berschrift4"/>
      </w:pPr>
      <w:r>
        <w:t>Vergangenheit</w:t>
      </w:r>
    </w:p>
    <w:p w:rsidRPr="00620D84" w:rsidR="00620D84" w:rsidP="00620D84" w:rsidRDefault="00620D84" w14:paraId="6587B067" w14:textId="4E1D736D">
      <w:r>
        <w:t>Früher war die Komplexität nicht so stark ausgeprägt, weil man zum Beispeil einfach gejagt hat und nicht nachdenken musste, welche Folgen dies haben wird.</w:t>
      </w:r>
      <w:r w:rsidR="00AB08F5">
        <w:t xml:space="preserve"> Höhlenmenschen haben sich noch nicht mit Komplexität beschäftigt.</w:t>
      </w:r>
    </w:p>
    <w:p w:rsidR="00B12BA5" w:rsidRDefault="00B12BA5" w14:paraId="2FB770D8" w14:textId="5DEC3322">
      <w:pPr>
        <w:rPr>
          <w:rFonts w:asciiTheme="majorHAnsi" w:hAnsiTheme="majorHAnsi" w:eastAsiaTheme="majorEastAsia" w:cstheme="majorBidi"/>
          <w:b/>
          <w:bCs/>
          <w:color w:val="4F81BD" w:themeColor="accent1"/>
          <w:sz w:val="26"/>
          <w:szCs w:val="26"/>
        </w:rPr>
      </w:pPr>
      <w:r>
        <w:br w:type="page"/>
      </w:r>
    </w:p>
    <w:p w:rsidR="00B12BA5" w:rsidP="00B12BA5" w:rsidRDefault="002169F0" w14:paraId="4972992F" w14:textId="4A502442">
      <w:pPr>
        <w:pStyle w:val="berschrift2"/>
      </w:pPr>
      <w:r>
        <w:t>Ergonomie</w:t>
      </w:r>
    </w:p>
    <w:p w:rsidR="002169F0" w:rsidP="00863965" w:rsidRDefault="00B54346" w14:paraId="38A12270" w14:textId="16AB167D">
      <w:hyperlink w:history="1" r:id="rId34">
        <w:r w:rsidRPr="00863965" w:rsidR="00863965">
          <w:rPr>
            <w:rStyle w:val="Hyperlink"/>
          </w:rPr>
          <w:t xml:space="preserve">Dokument </w:t>
        </w:r>
        <w:r w:rsidRPr="00863965" w:rsidR="00863965">
          <w:rPr>
            <w:rStyle w:val="Hyperlink"/>
            <w:rFonts w:ascii="Wingdings" w:hAnsi="Wingdings" w:eastAsia="Wingdings" w:cs="Wingdings"/>
          </w:rPr>
          <w:t>à</w:t>
        </w:r>
        <w:r w:rsidRPr="00863965" w:rsidR="00863965">
          <w:rPr>
            <w:rStyle w:val="Hyperlink"/>
          </w:rPr>
          <w:t xml:space="preserve"> Ergonomie</w:t>
        </w:r>
      </w:hyperlink>
    </w:p>
    <w:p w:rsidR="00FC7D7A" w:rsidP="0073042A" w:rsidRDefault="0073042A" w14:paraId="673565DC" w14:textId="69B11B58">
      <w:pPr>
        <w:pStyle w:val="berschrift2"/>
      </w:pPr>
      <w:r>
        <w:t>Investitionsrechnungen</w:t>
      </w:r>
    </w:p>
    <w:p w:rsidR="0073042A" w:rsidP="00742FF7" w:rsidRDefault="00742FF7" w14:paraId="4A72E552" w14:textId="2D487258">
      <w:pPr>
        <w:pStyle w:val="berschrift3"/>
      </w:pPr>
      <w:r>
        <w:t>statische Investitionsrechnungen</w:t>
      </w:r>
    </w:p>
    <w:p w:rsidR="00472F81" w:rsidP="00472F81" w:rsidRDefault="00472F81" w14:paraId="4F5772E8" w14:textId="0B54978F">
      <w:pPr>
        <w:pStyle w:val="Listenabsatz"/>
        <w:numPr>
          <w:ilvl w:val="0"/>
          <w:numId w:val="40"/>
        </w:numPr>
      </w:pPr>
      <w:r>
        <w:t>nur kurze Zeitperiode (meistens 1 Jahr)</w:t>
      </w:r>
    </w:p>
    <w:p w:rsidR="00413B27" w:rsidP="00472F81" w:rsidRDefault="00FA5CDE" w14:paraId="4746F768" w14:textId="1D911492">
      <w:pPr>
        <w:pStyle w:val="Listenabsatz"/>
        <w:numPr>
          <w:ilvl w:val="0"/>
          <w:numId w:val="40"/>
        </w:numPr>
      </w:pPr>
      <w:r>
        <w:t>kurzfristige Investitionen</w:t>
      </w:r>
    </w:p>
    <w:p w:rsidR="005D6B9E" w:rsidP="005D6B9E" w:rsidRDefault="005D6B9E" w14:paraId="61CEE7B9" w14:textId="763A0844">
      <w:pPr>
        <w:pStyle w:val="berschrift4"/>
      </w:pPr>
      <w:r>
        <w:t>Vorteile</w:t>
      </w:r>
    </w:p>
    <w:p w:rsidR="005D6B9E" w:rsidP="005D6B9E" w:rsidRDefault="00FA2388" w14:paraId="2B5C2040" w14:textId="41F7BB83">
      <w:pPr>
        <w:pStyle w:val="Listenabsatz"/>
        <w:numPr>
          <w:ilvl w:val="0"/>
          <w:numId w:val="42"/>
        </w:numPr>
      </w:pPr>
      <w:r>
        <w:t>schnell und einfach in der Durchführung</w:t>
      </w:r>
    </w:p>
    <w:p w:rsidR="003C0E07" w:rsidP="005D6B9E" w:rsidRDefault="003C0E07" w14:paraId="4B81D4BF" w14:textId="2FB94602">
      <w:pPr>
        <w:pStyle w:val="Listenabsatz"/>
        <w:numPr>
          <w:ilvl w:val="0"/>
          <w:numId w:val="42"/>
        </w:numPr>
      </w:pPr>
      <w:r>
        <w:t>einfache Informationsbeschaffung der releva</w:t>
      </w:r>
      <w:r w:rsidR="007754B5">
        <w:t>n</w:t>
      </w:r>
      <w:r>
        <w:t>ten Daten</w:t>
      </w:r>
    </w:p>
    <w:p w:rsidR="00D3054E" w:rsidP="00D3054E" w:rsidRDefault="00D3054E" w14:paraId="49F02B0F" w14:textId="4C3B1384">
      <w:pPr>
        <w:pStyle w:val="berschrift4"/>
      </w:pPr>
      <w:r>
        <w:t>Nachteile</w:t>
      </w:r>
    </w:p>
    <w:p w:rsidR="00D3054E" w:rsidP="00D3054E" w:rsidRDefault="00A008A2" w14:paraId="11689FF3" w14:textId="7C4EE763">
      <w:pPr>
        <w:pStyle w:val="Listenabsatz"/>
        <w:numPr>
          <w:ilvl w:val="0"/>
          <w:numId w:val="43"/>
        </w:numPr>
      </w:pPr>
      <w:r>
        <w:t>berücksichtigen nur eine Periode (meist ein Jahr) für die Zahlenbasis</w:t>
      </w:r>
    </w:p>
    <w:p w:rsidR="00A008A2" w:rsidP="00D3054E" w:rsidRDefault="00A008A2" w14:paraId="7A0FB2C7" w14:textId="7639122E">
      <w:pPr>
        <w:pStyle w:val="Listenabsatz"/>
        <w:numPr>
          <w:ilvl w:val="0"/>
          <w:numId w:val="43"/>
        </w:numPr>
      </w:pPr>
      <w:r>
        <w:t>berücksichtigen nicht die Zinseszinsen</w:t>
      </w:r>
    </w:p>
    <w:p w:rsidR="00D87903" w:rsidP="00D3054E" w:rsidRDefault="00D87903" w14:paraId="067B5870" w14:textId="6838138E">
      <w:pPr>
        <w:pStyle w:val="Listenabsatz"/>
        <w:numPr>
          <w:ilvl w:val="0"/>
          <w:numId w:val="43"/>
        </w:numPr>
      </w:pPr>
      <w:r>
        <w:t xml:space="preserve">arbeiten eher mit </w:t>
      </w:r>
      <w:r w:rsidR="00F714DF">
        <w:t>D</w:t>
      </w:r>
      <w:r>
        <w:t>urchschnittswerten</w:t>
      </w:r>
    </w:p>
    <w:p w:rsidR="00C32E73" w:rsidP="00D3054E" w:rsidRDefault="00C32E73" w14:paraId="31BFD312" w14:textId="3A94120A">
      <w:pPr>
        <w:pStyle w:val="Listenabsatz"/>
        <w:numPr>
          <w:ilvl w:val="0"/>
          <w:numId w:val="43"/>
        </w:numPr>
      </w:pPr>
      <w:r>
        <w:t>eingeschränkte Aussagekraft</w:t>
      </w:r>
    </w:p>
    <w:p w:rsidR="005409E9" w:rsidP="005409E9" w:rsidRDefault="005409E9" w14:paraId="5D84CDAB" w14:textId="00EEA436">
      <w:pPr>
        <w:pStyle w:val="berschrift4"/>
      </w:pPr>
      <w:r>
        <w:t>Statische Investitionsrechnungsarten</w:t>
      </w:r>
    </w:p>
    <w:p w:rsidRPr="00BD1B51" w:rsidR="00BD1B51" w:rsidP="00BD1B51" w:rsidRDefault="005409E9" w14:paraId="15B7D732" w14:textId="240C21DB">
      <w:pPr>
        <w:pStyle w:val="berschrift5"/>
      </w:pPr>
      <w:r>
        <w:t>Kostenvergleichsrechnung</w:t>
      </w:r>
    </w:p>
    <w:p w:rsidRPr="00153EC5" w:rsidR="00153EC5" w:rsidP="00153EC5" w:rsidRDefault="00BD1B51" w14:paraId="37D1EF8E" w14:textId="4662E410">
      <w:r>
        <w:t>Saftpresse:</w:t>
      </w:r>
    </w:p>
    <w:tbl>
      <w:tblPr>
        <w:tblStyle w:val="Tabellenraster"/>
        <w:tblW w:w="9212" w:type="dxa"/>
        <w:tblInd w:w="108" w:type="dxa"/>
        <w:tblLook w:val="04A0" w:firstRow="1" w:lastRow="0" w:firstColumn="1" w:lastColumn="0" w:noHBand="0" w:noVBand="1"/>
      </w:tblPr>
      <w:tblGrid>
        <w:gridCol w:w="3070"/>
        <w:gridCol w:w="3071"/>
        <w:gridCol w:w="3071"/>
      </w:tblGrid>
      <w:tr w:rsidR="00153EC5" w:rsidTr="00A44499" w14:paraId="3679BB81" w14:textId="77777777">
        <w:trPr>
          <w:trHeight w:val="401"/>
        </w:trPr>
        <w:tc>
          <w:tcPr>
            <w:tcW w:w="3070" w:type="dxa"/>
          </w:tcPr>
          <w:p w:rsidRPr="0091611D" w:rsidR="00153EC5" w:rsidP="00153EC5" w:rsidRDefault="00153EC5" w14:paraId="76154387" w14:textId="77777777">
            <w:pPr>
              <w:rPr>
                <w:b/>
                <w:bCs/>
                <w:sz w:val="24"/>
                <w:szCs w:val="24"/>
              </w:rPr>
            </w:pPr>
          </w:p>
        </w:tc>
        <w:tc>
          <w:tcPr>
            <w:tcW w:w="3071" w:type="dxa"/>
          </w:tcPr>
          <w:p w:rsidRPr="0091611D" w:rsidR="00153EC5" w:rsidP="004448CC" w:rsidRDefault="00153EC5" w14:paraId="28CC9612" w14:textId="2175A80B">
            <w:pPr>
              <w:jc w:val="center"/>
              <w:rPr>
                <w:b/>
                <w:bCs/>
                <w:sz w:val="24"/>
                <w:szCs w:val="24"/>
              </w:rPr>
            </w:pPr>
            <w:r w:rsidRPr="0091611D">
              <w:rPr>
                <w:b/>
                <w:bCs/>
                <w:sz w:val="24"/>
                <w:szCs w:val="24"/>
              </w:rPr>
              <w:t>Investition 1</w:t>
            </w:r>
          </w:p>
        </w:tc>
        <w:tc>
          <w:tcPr>
            <w:tcW w:w="3071" w:type="dxa"/>
          </w:tcPr>
          <w:p w:rsidRPr="0091611D" w:rsidR="00153EC5" w:rsidP="004448CC" w:rsidRDefault="00153EC5" w14:paraId="4BA5E61D" w14:textId="73FE2458">
            <w:pPr>
              <w:jc w:val="center"/>
              <w:rPr>
                <w:b/>
                <w:bCs/>
                <w:sz w:val="24"/>
                <w:szCs w:val="24"/>
              </w:rPr>
            </w:pPr>
            <w:r w:rsidRPr="0091611D">
              <w:rPr>
                <w:b/>
                <w:bCs/>
                <w:sz w:val="24"/>
                <w:szCs w:val="24"/>
              </w:rPr>
              <w:t>Investition 2</w:t>
            </w:r>
          </w:p>
        </w:tc>
      </w:tr>
      <w:tr w:rsidR="00153EC5" w:rsidTr="004634CD" w14:paraId="234A4E17" w14:textId="77777777">
        <w:tc>
          <w:tcPr>
            <w:tcW w:w="3070" w:type="dxa"/>
          </w:tcPr>
          <w:p w:rsidRPr="00A44499" w:rsidR="00153EC5" w:rsidP="00153EC5" w:rsidRDefault="00153EC5" w14:paraId="771B1CF3" w14:textId="43CC3B69">
            <w:pPr>
              <w:rPr>
                <w:b/>
                <w:bCs/>
              </w:rPr>
            </w:pPr>
            <w:r w:rsidRPr="00A44499">
              <w:rPr>
                <w:b/>
                <w:bCs/>
              </w:rPr>
              <w:t>Anschaffungswert</w:t>
            </w:r>
          </w:p>
        </w:tc>
        <w:tc>
          <w:tcPr>
            <w:tcW w:w="3071" w:type="dxa"/>
          </w:tcPr>
          <w:p w:rsidR="00153EC5" w:rsidP="004448CC" w:rsidRDefault="00BD1B51" w14:paraId="6632955B" w14:textId="15CC63AB">
            <w:pPr>
              <w:jc w:val="center"/>
            </w:pPr>
            <w:r>
              <w:t>€ 16.990,--</w:t>
            </w:r>
          </w:p>
        </w:tc>
        <w:tc>
          <w:tcPr>
            <w:tcW w:w="3071" w:type="dxa"/>
          </w:tcPr>
          <w:p w:rsidR="00153EC5" w:rsidP="004448CC" w:rsidRDefault="00BD1B51" w14:paraId="3D98A04C" w14:textId="6DD8F284">
            <w:pPr>
              <w:jc w:val="center"/>
            </w:pPr>
            <w:r>
              <w:t>€ 18.490,--</w:t>
            </w:r>
          </w:p>
        </w:tc>
      </w:tr>
      <w:tr w:rsidR="00153EC5" w:rsidTr="004634CD" w14:paraId="3CB767F1" w14:textId="77777777">
        <w:tc>
          <w:tcPr>
            <w:tcW w:w="3070" w:type="dxa"/>
          </w:tcPr>
          <w:p w:rsidRPr="00A44499" w:rsidR="00153EC5" w:rsidP="00153EC5" w:rsidRDefault="00153EC5" w14:paraId="74A290F5" w14:textId="04902DE6">
            <w:pPr>
              <w:rPr>
                <w:b/>
                <w:bCs/>
              </w:rPr>
            </w:pPr>
            <w:r w:rsidRPr="00A44499">
              <w:rPr>
                <w:b/>
                <w:bCs/>
              </w:rPr>
              <w:t>geplante Nutzungsdauer</w:t>
            </w:r>
          </w:p>
        </w:tc>
        <w:tc>
          <w:tcPr>
            <w:tcW w:w="3071" w:type="dxa"/>
          </w:tcPr>
          <w:p w:rsidR="00153EC5" w:rsidP="004448CC" w:rsidRDefault="00BD1B51" w14:paraId="1BA00795" w14:textId="58D88C1C">
            <w:pPr>
              <w:jc w:val="center"/>
            </w:pPr>
            <w:r>
              <w:t>10 Jahre</w:t>
            </w:r>
          </w:p>
        </w:tc>
        <w:tc>
          <w:tcPr>
            <w:tcW w:w="3071" w:type="dxa"/>
          </w:tcPr>
          <w:p w:rsidR="00153EC5" w:rsidP="004448CC" w:rsidRDefault="00BD1B51" w14:paraId="654FAD47" w14:textId="0CAA918E">
            <w:pPr>
              <w:jc w:val="center"/>
            </w:pPr>
            <w:r>
              <w:t>10 Jahre</w:t>
            </w:r>
          </w:p>
        </w:tc>
      </w:tr>
      <w:tr w:rsidR="00153EC5" w:rsidTr="004634CD" w14:paraId="463F8D32" w14:textId="77777777">
        <w:tc>
          <w:tcPr>
            <w:tcW w:w="3070" w:type="dxa"/>
          </w:tcPr>
          <w:p w:rsidRPr="00A44499" w:rsidR="00153EC5" w:rsidP="00153EC5" w:rsidRDefault="00153EC5" w14:paraId="631B58A6" w14:textId="712EFF10">
            <w:pPr>
              <w:rPr>
                <w:b/>
                <w:bCs/>
              </w:rPr>
            </w:pPr>
            <w:r w:rsidRPr="00A44499">
              <w:rPr>
                <w:b/>
                <w:bCs/>
              </w:rPr>
              <w:t>voraussichtlicher Restwert</w:t>
            </w:r>
          </w:p>
        </w:tc>
        <w:tc>
          <w:tcPr>
            <w:tcW w:w="3071" w:type="dxa"/>
          </w:tcPr>
          <w:p w:rsidR="00153EC5" w:rsidP="004448CC" w:rsidRDefault="00BD1B51" w14:paraId="2B24B8D0" w14:textId="3881D3DA">
            <w:pPr>
              <w:jc w:val="center"/>
            </w:pPr>
            <w:r>
              <w:t>€ 1.200,--</w:t>
            </w:r>
          </w:p>
        </w:tc>
        <w:tc>
          <w:tcPr>
            <w:tcW w:w="3071" w:type="dxa"/>
          </w:tcPr>
          <w:p w:rsidR="00153EC5" w:rsidP="004448CC" w:rsidRDefault="00BD1B51" w14:paraId="3AD2DB9B" w14:textId="54C851CA">
            <w:pPr>
              <w:jc w:val="center"/>
            </w:pPr>
            <w:r>
              <w:t>€2.100,--</w:t>
            </w:r>
          </w:p>
        </w:tc>
      </w:tr>
      <w:tr w:rsidR="00153EC5" w:rsidTr="004634CD" w14:paraId="06964B9C" w14:textId="77777777">
        <w:tc>
          <w:tcPr>
            <w:tcW w:w="3070" w:type="dxa"/>
          </w:tcPr>
          <w:p w:rsidRPr="00A44499" w:rsidR="00153EC5" w:rsidP="00153EC5" w:rsidRDefault="00153EC5" w14:paraId="0F18805F" w14:textId="58E94912">
            <w:pPr>
              <w:rPr>
                <w:b/>
                <w:bCs/>
              </w:rPr>
            </w:pPr>
            <w:r w:rsidRPr="00A44499">
              <w:rPr>
                <w:b/>
                <w:bCs/>
              </w:rPr>
              <w:t>variable Kosten</w:t>
            </w:r>
            <w:r w:rsidR="000C59EF">
              <w:rPr>
                <w:b/>
                <w:bCs/>
              </w:rPr>
              <w:t>/</w:t>
            </w:r>
            <w:r w:rsidRPr="00A44499" w:rsidR="00050096">
              <w:rPr>
                <w:b/>
                <w:bCs/>
              </w:rPr>
              <w:t>Einheit</w:t>
            </w:r>
          </w:p>
        </w:tc>
        <w:tc>
          <w:tcPr>
            <w:tcW w:w="3071" w:type="dxa"/>
          </w:tcPr>
          <w:p w:rsidR="00153EC5" w:rsidP="004448CC" w:rsidRDefault="00582E4D" w14:paraId="3A0181BF" w14:textId="062B48D8">
            <w:pPr>
              <w:jc w:val="center"/>
            </w:pPr>
            <w:r>
              <w:t>€ 0,17/Liter</w:t>
            </w:r>
          </w:p>
        </w:tc>
        <w:tc>
          <w:tcPr>
            <w:tcW w:w="3071" w:type="dxa"/>
          </w:tcPr>
          <w:p w:rsidR="00153EC5" w:rsidP="004448CC" w:rsidRDefault="00582E4D" w14:paraId="66DB4FEE" w14:textId="2566679C">
            <w:pPr>
              <w:jc w:val="center"/>
            </w:pPr>
            <w:r>
              <w:t>€ 0,14/Liter</w:t>
            </w:r>
          </w:p>
        </w:tc>
      </w:tr>
      <w:tr w:rsidR="00153EC5" w:rsidTr="004634CD" w14:paraId="3D9B6C8F" w14:textId="77777777">
        <w:tc>
          <w:tcPr>
            <w:tcW w:w="3070" w:type="dxa"/>
          </w:tcPr>
          <w:p w:rsidRPr="00A44499" w:rsidR="00153EC5" w:rsidP="00153EC5" w:rsidRDefault="00153EC5" w14:paraId="4EDF5399" w14:textId="12410600">
            <w:pPr>
              <w:rPr>
                <w:b/>
                <w:bCs/>
              </w:rPr>
            </w:pPr>
            <w:r w:rsidRPr="00A44499">
              <w:rPr>
                <w:b/>
                <w:bCs/>
              </w:rPr>
              <w:t>Fixkosten</w:t>
            </w:r>
            <w:r w:rsidRPr="00A44499" w:rsidR="00582E4D">
              <w:rPr>
                <w:b/>
                <w:bCs/>
              </w:rPr>
              <w:t>/Jahr</w:t>
            </w:r>
          </w:p>
        </w:tc>
        <w:tc>
          <w:tcPr>
            <w:tcW w:w="3071" w:type="dxa"/>
          </w:tcPr>
          <w:p w:rsidR="00153EC5" w:rsidP="004448CC" w:rsidRDefault="00582E4D" w14:paraId="6896E9B3" w14:textId="5E7114DE">
            <w:pPr>
              <w:jc w:val="center"/>
            </w:pPr>
            <w:r>
              <w:t>€ 4.573,71</w:t>
            </w:r>
          </w:p>
        </w:tc>
        <w:tc>
          <w:tcPr>
            <w:tcW w:w="3071" w:type="dxa"/>
          </w:tcPr>
          <w:p w:rsidR="00153EC5" w:rsidP="004448CC" w:rsidRDefault="00582E4D" w14:paraId="00905F0F" w14:textId="2713562A">
            <w:pPr>
              <w:jc w:val="center"/>
            </w:pPr>
            <w:r>
              <w:t>€ 4.977,51</w:t>
            </w:r>
          </w:p>
        </w:tc>
      </w:tr>
      <w:tr w:rsidR="00153EC5" w:rsidTr="004634CD" w14:paraId="105E1056" w14:textId="77777777">
        <w:tc>
          <w:tcPr>
            <w:tcW w:w="3070" w:type="dxa"/>
          </w:tcPr>
          <w:p w:rsidRPr="00A44499" w:rsidR="00153EC5" w:rsidP="00153EC5" w:rsidRDefault="00153EC5" w14:paraId="0EA086F1" w14:textId="7D230762">
            <w:pPr>
              <w:rPr>
                <w:b/>
                <w:bCs/>
              </w:rPr>
            </w:pPr>
            <w:r w:rsidRPr="00A44499">
              <w:rPr>
                <w:b/>
                <w:bCs/>
              </w:rPr>
              <w:t>maximale Kapazität</w:t>
            </w:r>
          </w:p>
        </w:tc>
        <w:tc>
          <w:tcPr>
            <w:tcW w:w="3071" w:type="dxa"/>
          </w:tcPr>
          <w:p w:rsidR="00153EC5" w:rsidP="004448CC" w:rsidRDefault="00582E4D" w14:paraId="3F657416" w14:textId="2D8D6F1A">
            <w:pPr>
              <w:jc w:val="center"/>
            </w:pPr>
            <w:r>
              <w:t>30.000 Liter</w:t>
            </w:r>
          </w:p>
        </w:tc>
        <w:tc>
          <w:tcPr>
            <w:tcW w:w="3071" w:type="dxa"/>
          </w:tcPr>
          <w:p w:rsidR="00153EC5" w:rsidP="004448CC" w:rsidRDefault="00582E4D" w14:paraId="32235419" w14:textId="0B02862F">
            <w:pPr>
              <w:jc w:val="center"/>
            </w:pPr>
            <w:r>
              <w:t>30.000 Liter</w:t>
            </w:r>
          </w:p>
        </w:tc>
      </w:tr>
      <w:tr w:rsidR="00153EC5" w:rsidTr="004634CD" w14:paraId="34BF8961" w14:textId="77777777">
        <w:tc>
          <w:tcPr>
            <w:tcW w:w="3070" w:type="dxa"/>
          </w:tcPr>
          <w:p w:rsidRPr="00A44499" w:rsidR="00153EC5" w:rsidP="00153EC5" w:rsidRDefault="00153EC5" w14:paraId="03A57123" w14:textId="13EFB210">
            <w:pPr>
              <w:rPr>
                <w:b/>
                <w:bCs/>
              </w:rPr>
            </w:pPr>
            <w:r w:rsidRPr="00A44499">
              <w:rPr>
                <w:b/>
                <w:bCs/>
              </w:rPr>
              <w:t>geplante Auslastung</w:t>
            </w:r>
          </w:p>
        </w:tc>
        <w:tc>
          <w:tcPr>
            <w:tcW w:w="3071" w:type="dxa"/>
          </w:tcPr>
          <w:p w:rsidR="00153EC5" w:rsidP="004448CC" w:rsidRDefault="00582E4D" w14:paraId="7CF20089" w14:textId="0F7C2825">
            <w:pPr>
              <w:jc w:val="center"/>
            </w:pPr>
            <w:r>
              <w:t>85 %</w:t>
            </w:r>
          </w:p>
        </w:tc>
        <w:tc>
          <w:tcPr>
            <w:tcW w:w="3071" w:type="dxa"/>
          </w:tcPr>
          <w:p w:rsidR="00153EC5" w:rsidP="004448CC" w:rsidRDefault="00582E4D" w14:paraId="6B0B8A24" w14:textId="6844CCFB">
            <w:pPr>
              <w:jc w:val="center"/>
            </w:pPr>
            <w:r>
              <w:t>85%</w:t>
            </w:r>
          </w:p>
        </w:tc>
      </w:tr>
      <w:tr w:rsidR="00153EC5" w:rsidTr="004634CD" w14:paraId="4A039703" w14:textId="77777777">
        <w:tc>
          <w:tcPr>
            <w:tcW w:w="3070" w:type="dxa"/>
          </w:tcPr>
          <w:p w:rsidRPr="00A44499" w:rsidR="00153EC5" w:rsidP="00153EC5" w:rsidRDefault="00153EC5" w14:paraId="33062348" w14:textId="26FE4B01">
            <w:pPr>
              <w:rPr>
                <w:b/>
                <w:bCs/>
              </w:rPr>
            </w:pPr>
            <w:r w:rsidRPr="00A44499">
              <w:rPr>
                <w:b/>
                <w:bCs/>
              </w:rPr>
              <w:t>Zinsen für das durchschnittlich gebundene Eigenkaptital</w:t>
            </w:r>
          </w:p>
        </w:tc>
        <w:tc>
          <w:tcPr>
            <w:tcW w:w="3071" w:type="dxa"/>
          </w:tcPr>
          <w:p w:rsidR="00153EC5" w:rsidP="004448CC" w:rsidRDefault="00582E4D" w14:paraId="0D846138" w14:textId="18224F6A">
            <w:pPr>
              <w:jc w:val="center"/>
            </w:pPr>
            <w:r>
              <w:t>9,5 %</w:t>
            </w:r>
          </w:p>
        </w:tc>
        <w:tc>
          <w:tcPr>
            <w:tcW w:w="3071" w:type="dxa"/>
          </w:tcPr>
          <w:p w:rsidR="00153EC5" w:rsidP="004448CC" w:rsidRDefault="00582E4D" w14:paraId="2A924F93" w14:textId="6A731B11">
            <w:pPr>
              <w:jc w:val="center"/>
            </w:pPr>
            <w:r>
              <w:t>9,5 %</w:t>
            </w:r>
          </w:p>
        </w:tc>
      </w:tr>
    </w:tbl>
    <w:p w:rsidR="00153EC5" w:rsidP="00153EC5" w:rsidRDefault="00153EC5" w14:paraId="5176D3E8" w14:textId="4215DDE1"/>
    <w:p w:rsidR="00CF165B" w:rsidP="00153EC5" w:rsidRDefault="00CF165B" w14:paraId="5BEDD003" w14:textId="3C225C74">
      <w:r>
        <w:t>Folgende Kosten werden f</w:t>
      </w:r>
      <w:r w:rsidR="005B74BA">
        <w:t>ü</w:t>
      </w:r>
      <w:r>
        <w:t>r die Kostenvergleichsrechnung benötigt:</w:t>
      </w:r>
    </w:p>
    <w:p w:rsidR="00CF165B" w:rsidP="00CF165B" w:rsidRDefault="00CF165B" w14:paraId="2B73E0C8" w14:textId="6EE2D2FE">
      <w:pPr>
        <w:pStyle w:val="Listenabsatz"/>
        <w:numPr>
          <w:ilvl w:val="0"/>
          <w:numId w:val="45"/>
        </w:numPr>
      </w:pPr>
      <w:r>
        <w:t>Fixkosten</w:t>
      </w:r>
      <w:r w:rsidR="00765A15">
        <w:t xml:space="preserve"> (ohne Anschaffungswert, nur für eine Periode)</w:t>
      </w:r>
    </w:p>
    <w:p w:rsidR="00CF165B" w:rsidP="00CF165B" w:rsidRDefault="00CF165B" w14:paraId="24152810" w14:textId="2A91BC06">
      <w:pPr>
        <w:pStyle w:val="Listenabsatz"/>
        <w:numPr>
          <w:ilvl w:val="0"/>
          <w:numId w:val="45"/>
        </w:numPr>
      </w:pPr>
      <w:r>
        <w:t>variable Kosten</w:t>
      </w:r>
    </w:p>
    <w:p w:rsidR="00CF165B" w:rsidP="00CF165B" w:rsidRDefault="00CF165B" w14:paraId="33E6EEA6" w14:textId="6A173497">
      <w:pPr>
        <w:pStyle w:val="Listenabsatz"/>
        <w:numPr>
          <w:ilvl w:val="0"/>
          <w:numId w:val="45"/>
        </w:numPr>
      </w:pPr>
      <w:r>
        <w:t>kalkulatorische Abschreibung</w:t>
      </w:r>
      <w:r w:rsidR="00E02A83">
        <w:t xml:space="preserve"> (Wertminderung des Produkts Jahr für Jahr)</w:t>
      </w:r>
    </w:p>
    <w:p w:rsidR="00CF165B" w:rsidP="00CF165B" w:rsidRDefault="00CF165B" w14:paraId="4119F462" w14:textId="4131CA53">
      <w:pPr>
        <w:pStyle w:val="Listenabsatz"/>
        <w:numPr>
          <w:ilvl w:val="0"/>
          <w:numId w:val="45"/>
        </w:numPr>
      </w:pPr>
      <w:r>
        <w:t>kalkulatorische Zinsen</w:t>
      </w:r>
    </w:p>
    <w:p w:rsidR="002D362C" w:rsidP="00F20025" w:rsidRDefault="002D362C" w14:paraId="2E2BB5E2" w14:textId="4B42B6F5">
      <w:pPr>
        <w:pStyle w:val="berschrift6"/>
      </w:pPr>
      <w:r>
        <w:t>kalkulatorische Abschreibung Formel</w:t>
      </w:r>
    </w:p>
    <w:p w:rsidRPr="00457FB8" w:rsidR="002D362C" w:rsidP="002D362C" w:rsidRDefault="00B54346" w14:paraId="5971B0A4" w14:textId="1A0D7941">
      <w:pPr>
        <w:rPr>
          <w:rFonts w:eastAsiaTheme="minorEastAsia"/>
        </w:rPr>
      </w:pPr>
      <m:oMathPara>
        <m:oMathParaPr>
          <m:jc m:val="left"/>
        </m:oMathParaPr>
        <m:oMath>
          <m:f>
            <m:fPr>
              <m:ctrlPr>
                <w:rPr>
                  <w:rFonts w:ascii="Cambria Math" w:hAnsi="Cambria Math"/>
                  <w:i/>
                </w:rPr>
              </m:ctrlPr>
            </m:fPr>
            <m:num>
              <m:r>
                <w:rPr>
                  <w:rFonts w:ascii="Cambria Math" w:hAnsi="Cambria Math"/>
                </w:rPr>
                <m:t>Anschaffungswert-Restwert</m:t>
              </m:r>
            </m:num>
            <m:den>
              <m:r>
                <w:rPr>
                  <w:rFonts w:ascii="Cambria Math" w:hAnsi="Cambria Math"/>
                </w:rPr>
                <m:t>Nutzungsdauer</m:t>
              </m:r>
            </m:den>
          </m:f>
        </m:oMath>
      </m:oMathPara>
    </w:p>
    <w:p w:rsidR="0086748A" w:rsidP="0086748A" w:rsidRDefault="0086748A" w14:paraId="056ED309" w14:textId="74B91E7C">
      <w:pPr>
        <w:pStyle w:val="berschrift6"/>
      </w:pPr>
      <w:r>
        <w:t>kalkulatorischen Zinsen Formel</w:t>
      </w:r>
    </w:p>
    <w:p w:rsidRPr="003A1A8A" w:rsidR="0086748A" w:rsidP="0086748A" w:rsidRDefault="00B54346" w14:paraId="7CD365F7" w14:textId="36B54F59">
      <w:pPr>
        <w:rPr>
          <w:rFonts w:eastAsiaTheme="minorEastAsia"/>
        </w:rPr>
      </w:pPr>
      <m:oMathPara>
        <m:oMathParaPr>
          <m:jc m:val="left"/>
        </m:oMathParaPr>
        <m:oMath>
          <m:f>
            <m:fPr>
              <m:ctrlPr>
                <w:rPr>
                  <w:rFonts w:ascii="Cambria Math" w:hAnsi="Cambria Math"/>
                  <w:i/>
                </w:rPr>
              </m:ctrlPr>
            </m:fPr>
            <m:num>
              <m:r>
                <w:rPr>
                  <w:rFonts w:ascii="Cambria Math" w:hAnsi="Cambria Math"/>
                </w:rPr>
                <m:t>Anschaffungswert+Restwert</m:t>
              </m:r>
            </m:num>
            <m:den>
              <m:r>
                <w:rPr>
                  <w:rFonts w:ascii="Cambria Math" w:hAnsi="Cambria Math"/>
                </w:rPr>
                <m:t>2</m:t>
              </m:r>
            </m:den>
          </m:f>
          <m:r>
            <w:rPr>
              <w:rFonts w:ascii="Cambria Math" w:hAnsi="Cambria Math"/>
            </w:rPr>
            <m:t>*Zinssatz</m:t>
          </m:r>
        </m:oMath>
      </m:oMathPara>
    </w:p>
    <w:p w:rsidR="003A1A8A" w:rsidP="003A1A8A" w:rsidRDefault="003A1A8A" w14:paraId="64B1E81D" w14:textId="2BED5B79">
      <w:pPr>
        <w:pStyle w:val="berschrift6"/>
      </w:pPr>
      <w:r>
        <w:t>Rechnung der beiden Investitionen</w:t>
      </w:r>
    </w:p>
    <w:tbl>
      <w:tblPr>
        <w:tblStyle w:val="Tabellenraster"/>
        <w:tblW w:w="0" w:type="auto"/>
        <w:tblLook w:val="04A0" w:firstRow="1" w:lastRow="0" w:firstColumn="1" w:lastColumn="0" w:noHBand="0" w:noVBand="1"/>
      </w:tblPr>
      <w:tblGrid>
        <w:gridCol w:w="3070"/>
        <w:gridCol w:w="3071"/>
        <w:gridCol w:w="3071"/>
      </w:tblGrid>
      <w:tr w:rsidR="00B62426" w:rsidTr="00B62426" w14:paraId="5B6176CB" w14:textId="77777777">
        <w:tc>
          <w:tcPr>
            <w:tcW w:w="3070" w:type="dxa"/>
          </w:tcPr>
          <w:p w:rsidRPr="0003666F" w:rsidR="00B62426" w:rsidP="003A1A8A" w:rsidRDefault="00B62426" w14:paraId="32D91CF4" w14:textId="77777777">
            <w:pPr>
              <w:rPr>
                <w:b/>
                <w:bCs/>
              </w:rPr>
            </w:pPr>
          </w:p>
        </w:tc>
        <w:tc>
          <w:tcPr>
            <w:tcW w:w="3071" w:type="dxa"/>
          </w:tcPr>
          <w:p w:rsidRPr="0003666F" w:rsidR="00B62426" w:rsidP="003A1A8A" w:rsidRDefault="00B62426" w14:paraId="4E389BB9" w14:textId="2188994F">
            <w:pPr>
              <w:rPr>
                <w:b/>
                <w:bCs/>
              </w:rPr>
            </w:pPr>
            <w:r w:rsidRPr="0003666F">
              <w:rPr>
                <w:b/>
                <w:bCs/>
              </w:rPr>
              <w:t>Investition 1</w:t>
            </w:r>
          </w:p>
        </w:tc>
        <w:tc>
          <w:tcPr>
            <w:tcW w:w="3071" w:type="dxa"/>
          </w:tcPr>
          <w:p w:rsidRPr="0003666F" w:rsidR="00B62426" w:rsidP="003A1A8A" w:rsidRDefault="00B62426" w14:paraId="6CBAF54D" w14:textId="6CA0D58E">
            <w:pPr>
              <w:rPr>
                <w:b/>
                <w:bCs/>
              </w:rPr>
            </w:pPr>
            <w:r w:rsidRPr="0003666F">
              <w:rPr>
                <w:b/>
                <w:bCs/>
              </w:rPr>
              <w:t>Investition 2</w:t>
            </w:r>
          </w:p>
        </w:tc>
      </w:tr>
      <w:tr w:rsidR="00B62426" w:rsidTr="00B62426" w14:paraId="267D8546" w14:textId="77777777">
        <w:tc>
          <w:tcPr>
            <w:tcW w:w="3070" w:type="dxa"/>
          </w:tcPr>
          <w:p w:rsidRPr="0003666F" w:rsidR="00B62426" w:rsidP="003A1A8A" w:rsidRDefault="00B62426" w14:paraId="45173245" w14:textId="62FC718F">
            <w:pPr>
              <w:rPr>
                <w:b/>
                <w:bCs/>
              </w:rPr>
            </w:pPr>
            <w:r w:rsidRPr="0003666F">
              <w:rPr>
                <w:b/>
                <w:bCs/>
              </w:rPr>
              <w:t>Fixkosten</w:t>
            </w:r>
          </w:p>
        </w:tc>
        <w:tc>
          <w:tcPr>
            <w:tcW w:w="3071" w:type="dxa"/>
          </w:tcPr>
          <w:p w:rsidR="00B62426" w:rsidP="003A1A8A" w:rsidRDefault="00B62426" w14:paraId="25F069D1" w14:textId="0D2B89ED">
            <w:r>
              <w:t>€ 4</w:t>
            </w:r>
            <w:r w:rsidR="0099426C">
              <w:t>.</w:t>
            </w:r>
            <w:r>
              <w:t>573</w:t>
            </w:r>
            <w:r w:rsidR="0099426C">
              <w:t>,</w:t>
            </w:r>
            <w:r>
              <w:t>71</w:t>
            </w:r>
          </w:p>
        </w:tc>
        <w:tc>
          <w:tcPr>
            <w:tcW w:w="3071" w:type="dxa"/>
          </w:tcPr>
          <w:p w:rsidR="00B62426" w:rsidP="003A1A8A" w:rsidRDefault="00B62426" w14:paraId="13184E38" w14:textId="44526BC7">
            <w:r>
              <w:t>€ 4</w:t>
            </w:r>
            <w:r w:rsidR="0099426C">
              <w:t>.</w:t>
            </w:r>
            <w:r>
              <w:t>977</w:t>
            </w:r>
            <w:r w:rsidR="0099426C">
              <w:t>,</w:t>
            </w:r>
            <w:r>
              <w:t>51</w:t>
            </w:r>
          </w:p>
        </w:tc>
      </w:tr>
      <w:tr w:rsidR="00B62426" w:rsidTr="00B62426" w14:paraId="71D1C7A3" w14:textId="77777777">
        <w:tc>
          <w:tcPr>
            <w:tcW w:w="3070" w:type="dxa"/>
          </w:tcPr>
          <w:p w:rsidRPr="0003666F" w:rsidR="00B62426" w:rsidP="003A1A8A" w:rsidRDefault="00B62426" w14:paraId="386E9A7C" w14:textId="456F1CEB">
            <w:pPr>
              <w:rPr>
                <w:b/>
                <w:bCs/>
              </w:rPr>
            </w:pPr>
            <w:r w:rsidRPr="0003666F">
              <w:rPr>
                <w:b/>
                <w:bCs/>
              </w:rPr>
              <w:t>variable Kosten</w:t>
            </w:r>
          </w:p>
        </w:tc>
        <w:tc>
          <w:tcPr>
            <w:tcW w:w="3071" w:type="dxa"/>
          </w:tcPr>
          <w:p w:rsidR="00B62426" w:rsidP="003A1A8A" w:rsidRDefault="009E069A" w14:paraId="0629488A" w14:textId="78A84F77">
            <w:r>
              <w:t>€ 4</w:t>
            </w:r>
            <w:r w:rsidR="00D10BDF">
              <w:t>.</w:t>
            </w:r>
            <w:r>
              <w:t>335</w:t>
            </w:r>
          </w:p>
        </w:tc>
        <w:tc>
          <w:tcPr>
            <w:tcW w:w="3071" w:type="dxa"/>
          </w:tcPr>
          <w:p w:rsidR="00B62426" w:rsidP="003A1A8A" w:rsidRDefault="009E069A" w14:paraId="78D0802A" w14:textId="62D9A8D9">
            <w:r>
              <w:t>€ 3</w:t>
            </w:r>
            <w:r w:rsidR="00D10BDF">
              <w:t>.</w:t>
            </w:r>
            <w:r>
              <w:t>57</w:t>
            </w:r>
            <w:r w:rsidR="006B6767">
              <w:t>0</w:t>
            </w:r>
          </w:p>
        </w:tc>
      </w:tr>
      <w:tr w:rsidR="00B62426" w:rsidTr="00B62426" w14:paraId="4B73661B" w14:textId="77777777">
        <w:tc>
          <w:tcPr>
            <w:tcW w:w="3070" w:type="dxa"/>
          </w:tcPr>
          <w:p w:rsidRPr="0003666F" w:rsidR="00B62426" w:rsidP="003A1A8A" w:rsidRDefault="00B62426" w14:paraId="17E4A623" w14:textId="6232F257">
            <w:pPr>
              <w:rPr>
                <w:b/>
                <w:bCs/>
              </w:rPr>
            </w:pPr>
            <w:r w:rsidRPr="0003666F">
              <w:rPr>
                <w:b/>
                <w:bCs/>
              </w:rPr>
              <w:t>kalkulatorische Abschreibung</w:t>
            </w:r>
          </w:p>
        </w:tc>
        <w:tc>
          <w:tcPr>
            <w:tcW w:w="3071" w:type="dxa"/>
          </w:tcPr>
          <w:p w:rsidR="00B62426" w:rsidP="003A1A8A" w:rsidRDefault="009D7B7D" w14:paraId="39C6522D" w14:textId="1C27741D">
            <w:r>
              <w:t>€ 1.579</w:t>
            </w:r>
          </w:p>
        </w:tc>
        <w:tc>
          <w:tcPr>
            <w:tcW w:w="3071" w:type="dxa"/>
          </w:tcPr>
          <w:p w:rsidR="00B62426" w:rsidP="003A1A8A" w:rsidRDefault="006334B2" w14:paraId="084B4A70" w14:textId="6F924708">
            <w:r>
              <w:t>€ 1.639</w:t>
            </w:r>
          </w:p>
        </w:tc>
      </w:tr>
      <w:tr w:rsidR="00B62426" w:rsidTr="00B62426" w14:paraId="2D404240" w14:textId="77777777">
        <w:tc>
          <w:tcPr>
            <w:tcW w:w="3070" w:type="dxa"/>
          </w:tcPr>
          <w:p w:rsidRPr="0003666F" w:rsidR="00B62426" w:rsidP="003A1A8A" w:rsidRDefault="00B62426" w14:paraId="2520F539" w14:textId="6A29EC0E">
            <w:pPr>
              <w:rPr>
                <w:b/>
                <w:bCs/>
              </w:rPr>
            </w:pPr>
            <w:r w:rsidRPr="0003666F">
              <w:rPr>
                <w:b/>
                <w:bCs/>
              </w:rPr>
              <w:t>kalkulatorische Zinsen</w:t>
            </w:r>
          </w:p>
        </w:tc>
        <w:tc>
          <w:tcPr>
            <w:tcW w:w="3071" w:type="dxa"/>
          </w:tcPr>
          <w:p w:rsidR="00B62426" w:rsidP="003A1A8A" w:rsidRDefault="007A0976" w14:paraId="7C6C5642" w14:textId="53FF28A6">
            <w:r>
              <w:t>€ 864</w:t>
            </w:r>
            <w:r w:rsidR="004E79BE">
              <w:t>,</w:t>
            </w:r>
            <w:r>
              <w:t>0</w:t>
            </w:r>
            <w:r w:rsidR="00C9206C">
              <w:t>3</w:t>
            </w:r>
          </w:p>
        </w:tc>
        <w:tc>
          <w:tcPr>
            <w:tcW w:w="3071" w:type="dxa"/>
          </w:tcPr>
          <w:p w:rsidR="00BC15D2" w:rsidP="003A1A8A" w:rsidRDefault="007A0976" w14:paraId="633617E9" w14:textId="72A1F6E5">
            <w:r>
              <w:t>€ 978</w:t>
            </w:r>
            <w:r w:rsidR="004E79BE">
              <w:t>,</w:t>
            </w:r>
            <w:r>
              <w:t>0</w:t>
            </w:r>
            <w:r w:rsidR="00C9206C">
              <w:t>3</w:t>
            </w:r>
          </w:p>
        </w:tc>
      </w:tr>
      <w:tr w:rsidR="00BC15D2" w:rsidTr="00B62426" w14:paraId="38161A37" w14:textId="77777777">
        <w:tc>
          <w:tcPr>
            <w:tcW w:w="3070" w:type="dxa"/>
          </w:tcPr>
          <w:p w:rsidRPr="0003666F" w:rsidR="00BC15D2" w:rsidP="003A1A8A" w:rsidRDefault="00A66F21" w14:paraId="73F741A6" w14:textId="26FF0864">
            <w:pPr>
              <w:rPr>
                <w:b/>
                <w:bCs/>
              </w:rPr>
            </w:pPr>
            <w:r>
              <w:rPr>
                <w:b/>
                <w:bCs/>
              </w:rPr>
              <w:t>Gesamtkosten</w:t>
            </w:r>
          </w:p>
        </w:tc>
        <w:tc>
          <w:tcPr>
            <w:tcW w:w="3071" w:type="dxa"/>
          </w:tcPr>
          <w:p w:rsidRPr="00854ED9" w:rsidR="00BC15D2" w:rsidP="003A1A8A" w:rsidRDefault="00121BCE" w14:paraId="6F9E6E4B" w14:textId="5C612811">
            <w:pPr>
              <w:rPr>
                <w:b/>
                <w:bCs/>
                <w:color w:val="FF0000"/>
              </w:rPr>
            </w:pPr>
            <w:r w:rsidRPr="00854ED9">
              <w:rPr>
                <w:b/>
                <w:bCs/>
                <w:color w:val="FF0000"/>
              </w:rPr>
              <w:t xml:space="preserve">€ </w:t>
            </w:r>
            <w:r w:rsidR="00C9206C">
              <w:rPr>
                <w:b/>
                <w:bCs/>
                <w:color w:val="FF0000"/>
              </w:rPr>
              <w:t>11.351,74</w:t>
            </w:r>
          </w:p>
        </w:tc>
        <w:tc>
          <w:tcPr>
            <w:tcW w:w="3071" w:type="dxa"/>
          </w:tcPr>
          <w:p w:rsidRPr="00EE6033" w:rsidR="00BC15D2" w:rsidP="003A1A8A" w:rsidRDefault="007B5D26" w14:paraId="2BFA3027" w14:textId="6B3344E6">
            <w:pPr>
              <w:rPr>
                <w:b/>
                <w:bCs/>
                <w:color w:val="00B050"/>
              </w:rPr>
            </w:pPr>
            <w:r w:rsidRPr="00EE6033">
              <w:rPr>
                <w:b/>
                <w:bCs/>
                <w:color w:val="00B050"/>
              </w:rPr>
              <w:t xml:space="preserve">€ </w:t>
            </w:r>
            <w:r w:rsidR="00C9206C">
              <w:rPr>
                <w:b/>
                <w:bCs/>
                <w:color w:val="00B050"/>
              </w:rPr>
              <w:t>11.164,54</w:t>
            </w:r>
          </w:p>
        </w:tc>
      </w:tr>
    </w:tbl>
    <w:p w:rsidR="003A1A8A" w:rsidP="003A1A8A" w:rsidRDefault="003A1A8A" w14:paraId="4BDAFDD5" w14:textId="593ACD14"/>
    <w:p w:rsidR="004D3904" w:rsidP="003A1A8A" w:rsidRDefault="00681DB5" w14:paraId="7B0DF422" w14:textId="704F51AA">
      <w:r>
        <w:rPr>
          <w:noProof/>
        </w:rPr>
        <w:drawing>
          <wp:inline distT="0" distB="0" distL="0" distR="0" wp14:anchorId="12AAFC19" wp14:editId="180532BE">
            <wp:extent cx="5486400" cy="3200400"/>
            <wp:effectExtent l="0" t="0" r="0" b="0"/>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24C72" w:rsidP="003A1A8A" w:rsidRDefault="00824C72" w14:paraId="04FC42FE" w14:textId="18573EBE">
      <w:r>
        <w:t>Schnittpunkt</w:t>
      </w:r>
      <w:r w:rsidR="00D855F6">
        <w:t>:</w:t>
      </w:r>
      <w:r>
        <w:t xml:space="preserve"> Gesamtkosten 1 = Gesamtkosten 2</w:t>
      </w:r>
    </w:p>
    <w:p w:rsidR="00637160" w:rsidP="00BF361A" w:rsidRDefault="00637160" w14:paraId="0521E901" w14:textId="0562E350">
      <w:pPr>
        <w:pStyle w:val="berschrift6"/>
      </w:pPr>
      <w:r>
        <w:t>Rechnung der Menge</w:t>
      </w:r>
      <w:r w:rsidR="001E715D">
        <w:t xml:space="preserve"> x</w:t>
      </w:r>
      <w:r w:rsidR="00D20225">
        <w:t xml:space="preserve"> (Schnittpunkt)</w:t>
      </w:r>
      <w:r w:rsidR="00EC0C13">
        <w:t>: Break-Even-Point</w:t>
      </w:r>
    </w:p>
    <w:p w:rsidR="00637160" w:rsidP="003A1A8A" w:rsidRDefault="00637160" w14:paraId="0BDD2370" w14:textId="7AAFB351">
      <w:r>
        <w:t>y = k*x + d</w:t>
      </w:r>
      <w:r>
        <w:br/>
      </w:r>
      <w:r w:rsidR="009D4085">
        <w:t>k = K</w:t>
      </w:r>
      <w:r w:rsidR="009D4085">
        <w:rPr>
          <w:vertAlign w:val="subscript"/>
        </w:rPr>
        <w:t>V</w:t>
      </w:r>
      <w:r w:rsidR="009D4085">
        <w:tab/>
      </w:r>
      <w:r w:rsidR="009D4085">
        <w:t>d = K</w:t>
      </w:r>
      <w:r w:rsidR="009D4085">
        <w:rPr>
          <w:vertAlign w:val="subscript"/>
        </w:rPr>
        <w:t>F</w:t>
      </w:r>
    </w:p>
    <w:p w:rsidR="00094F6F" w:rsidP="003A1A8A" w:rsidRDefault="00D1362F" w14:paraId="224F0317" w14:textId="73EF4956">
      <w:r>
        <w:t>I:</w:t>
      </w:r>
      <w:r>
        <w:tab/>
      </w:r>
      <w:r>
        <w:t>y = K</w:t>
      </w:r>
      <w:r>
        <w:rPr>
          <w:vertAlign w:val="subscript"/>
        </w:rPr>
        <w:t xml:space="preserve">V1 </w:t>
      </w:r>
      <w:r>
        <w:t>* x + K</w:t>
      </w:r>
      <w:r>
        <w:rPr>
          <w:vertAlign w:val="subscript"/>
        </w:rPr>
        <w:t>F1</w:t>
      </w:r>
      <w:r>
        <w:br/>
      </w:r>
      <w:r>
        <w:t>II:</w:t>
      </w:r>
      <w:r>
        <w:tab/>
      </w:r>
      <w:r>
        <w:t>y = K</w:t>
      </w:r>
      <w:r>
        <w:rPr>
          <w:vertAlign w:val="subscript"/>
        </w:rPr>
        <w:t>V2</w:t>
      </w:r>
      <w:r>
        <w:t xml:space="preserve"> * x + K</w:t>
      </w:r>
      <w:r>
        <w:rPr>
          <w:vertAlign w:val="subscript"/>
        </w:rPr>
        <w:t>F2</w:t>
      </w:r>
    </w:p>
    <w:p w:rsidR="003A269A" w:rsidP="003A1A8A" w:rsidRDefault="003B2883" w14:paraId="3DDD55DD" w14:textId="569B7683">
      <w:r>
        <w:t>K</w:t>
      </w:r>
      <w:r>
        <w:rPr>
          <w:vertAlign w:val="subscript"/>
        </w:rPr>
        <w:t>v1</w:t>
      </w:r>
      <w:r>
        <w:t xml:space="preserve"> * x + K</w:t>
      </w:r>
      <w:r>
        <w:rPr>
          <w:vertAlign w:val="subscript"/>
        </w:rPr>
        <w:t>F1</w:t>
      </w:r>
      <w:r>
        <w:t xml:space="preserve"> = K</w:t>
      </w:r>
      <w:r>
        <w:rPr>
          <w:vertAlign w:val="subscript"/>
        </w:rPr>
        <w:t>V2</w:t>
      </w:r>
      <w:r>
        <w:t xml:space="preserve"> * x + K</w:t>
      </w:r>
      <w:r>
        <w:rPr>
          <w:vertAlign w:val="subscript"/>
        </w:rPr>
        <w:t>F2</w:t>
      </w:r>
    </w:p>
    <w:p w:rsidR="00F850C8" w:rsidP="003A1A8A" w:rsidRDefault="00F850C8" w14:paraId="251E56CF" w14:textId="7ED2476A">
      <w:pPr>
        <w:rPr>
          <w:u w:val="single"/>
        </w:rPr>
      </w:pPr>
      <w:r w:rsidRPr="00ED1DC5">
        <w:rPr>
          <w:u w:val="single"/>
        </w:rPr>
        <w:t>x = 13.460 Liter</w:t>
      </w:r>
    </w:p>
    <w:p w:rsidR="001E6C63" w:rsidP="003A1A8A" w:rsidRDefault="001E6C63" w14:paraId="640AB14E" w14:textId="59675694">
      <w:pPr>
        <w:rPr>
          <w:color w:val="C00000"/>
        </w:rPr>
      </w:pPr>
      <w:r w:rsidRPr="001E6C63">
        <w:t xml:space="preserve">Ältere Literatur: </w:t>
      </w:r>
      <w:r w:rsidR="005C2CC2">
        <w:t xml:space="preserve"> </w:t>
      </w:r>
      <w:r w:rsidRPr="00730043" w:rsidR="005C2CC2">
        <w:rPr>
          <w:color w:val="C00000"/>
        </w:rPr>
        <w:t>Zu den K</w:t>
      </w:r>
      <w:r w:rsidRPr="00730043" w:rsidR="005C2CC2">
        <w:rPr>
          <w:color w:val="C00000"/>
          <w:vertAlign w:val="subscript"/>
        </w:rPr>
        <w:t>F</w:t>
      </w:r>
      <w:r w:rsidRPr="00730043" w:rsidR="005C2CC2">
        <w:rPr>
          <w:color w:val="C00000"/>
        </w:rPr>
        <w:t xml:space="preserve"> werden auch die kalk. AfA + kalk. Zinsen gerechnet!</w:t>
      </w:r>
    </w:p>
    <w:p w:rsidR="00676DD4" w:rsidP="00676DD4" w:rsidRDefault="00676DD4" w14:paraId="6C7152A4" w14:textId="68519B53">
      <w:pPr>
        <w:pStyle w:val="berschrift5"/>
      </w:pPr>
      <w:r>
        <w:t>Gewinnvergleichsrechnung</w:t>
      </w:r>
    </w:p>
    <w:tbl>
      <w:tblPr>
        <w:tblStyle w:val="Tabellenraster"/>
        <w:tblW w:w="0" w:type="auto"/>
        <w:tblLook w:val="04A0" w:firstRow="1" w:lastRow="0" w:firstColumn="1" w:lastColumn="0" w:noHBand="0" w:noVBand="1"/>
      </w:tblPr>
      <w:tblGrid>
        <w:gridCol w:w="3070"/>
        <w:gridCol w:w="3071"/>
        <w:gridCol w:w="3071"/>
      </w:tblGrid>
      <w:tr w:rsidR="00312AEB" w:rsidTr="00312AEB" w14:paraId="13217CA9" w14:textId="77777777">
        <w:tc>
          <w:tcPr>
            <w:tcW w:w="3070" w:type="dxa"/>
          </w:tcPr>
          <w:p w:rsidRPr="004B18D6" w:rsidR="00312AEB" w:rsidP="00676DD4" w:rsidRDefault="00312AEB" w14:paraId="5E0E7850" w14:textId="77777777">
            <w:pPr>
              <w:rPr>
                <w:b/>
                <w:bCs/>
              </w:rPr>
            </w:pPr>
          </w:p>
        </w:tc>
        <w:tc>
          <w:tcPr>
            <w:tcW w:w="3071" w:type="dxa"/>
          </w:tcPr>
          <w:p w:rsidRPr="004B18D6" w:rsidR="00312AEB" w:rsidP="00676DD4" w:rsidRDefault="00312AEB" w14:paraId="6C2A7BA3" w14:textId="3B0251DD">
            <w:pPr>
              <w:rPr>
                <w:b/>
                <w:bCs/>
              </w:rPr>
            </w:pPr>
            <w:r w:rsidRPr="004B18D6">
              <w:rPr>
                <w:b/>
                <w:bCs/>
              </w:rPr>
              <w:t>Investition 1</w:t>
            </w:r>
          </w:p>
        </w:tc>
        <w:tc>
          <w:tcPr>
            <w:tcW w:w="3071" w:type="dxa"/>
          </w:tcPr>
          <w:p w:rsidRPr="004B18D6" w:rsidR="00312AEB" w:rsidP="00676DD4" w:rsidRDefault="00312AEB" w14:paraId="34D60F9B" w14:textId="4C7AD4F0">
            <w:pPr>
              <w:rPr>
                <w:b/>
                <w:bCs/>
              </w:rPr>
            </w:pPr>
            <w:r w:rsidRPr="004B18D6">
              <w:rPr>
                <w:b/>
                <w:bCs/>
              </w:rPr>
              <w:t>Investition 2</w:t>
            </w:r>
          </w:p>
        </w:tc>
      </w:tr>
      <w:tr w:rsidR="00312AEB" w:rsidTr="00312AEB" w14:paraId="23DE2710" w14:textId="77777777">
        <w:tc>
          <w:tcPr>
            <w:tcW w:w="3070" w:type="dxa"/>
          </w:tcPr>
          <w:p w:rsidRPr="004B18D6" w:rsidR="00312AEB" w:rsidP="00676DD4" w:rsidRDefault="00312AEB" w14:paraId="06B82096" w14:textId="516AC889">
            <w:pPr>
              <w:rPr>
                <w:b/>
                <w:bCs/>
              </w:rPr>
            </w:pPr>
            <w:r w:rsidRPr="004B18D6">
              <w:rPr>
                <w:b/>
                <w:bCs/>
              </w:rPr>
              <w:t>Verkaufserlös/Liter</w:t>
            </w:r>
          </w:p>
        </w:tc>
        <w:tc>
          <w:tcPr>
            <w:tcW w:w="3071" w:type="dxa"/>
          </w:tcPr>
          <w:p w:rsidR="00312AEB" w:rsidP="00676DD4" w:rsidRDefault="00312AEB" w14:paraId="60C6CF04" w14:textId="6FC97784">
            <w:r>
              <w:t>€ 0.62</w:t>
            </w:r>
          </w:p>
        </w:tc>
        <w:tc>
          <w:tcPr>
            <w:tcW w:w="3071" w:type="dxa"/>
          </w:tcPr>
          <w:p w:rsidR="00312AEB" w:rsidP="00676DD4" w:rsidRDefault="00312AEB" w14:paraId="4600B2F4" w14:textId="054DE7E4">
            <w:r>
              <w:t>€ 0.62</w:t>
            </w:r>
          </w:p>
        </w:tc>
      </w:tr>
    </w:tbl>
    <w:p w:rsidR="009D2441" w:rsidP="00676DD4" w:rsidRDefault="00924547" w14:paraId="06A06D93" w14:textId="6EE9DEDA">
      <w:r>
        <w:br/>
      </w:r>
      <w:r w:rsidR="009D2441">
        <w:t>Gewinn</w:t>
      </w:r>
      <w:r w:rsidR="00011F74">
        <w:t xml:space="preserve"> = Erlös </w:t>
      </w:r>
      <w:r w:rsidR="00FE30BA">
        <w:t>–</w:t>
      </w:r>
      <w:r w:rsidR="00011F74">
        <w:t xml:space="preserve"> Kosten</w:t>
      </w:r>
    </w:p>
    <w:p w:rsidR="004771DD" w:rsidP="00676DD4" w:rsidRDefault="004771DD" w14:paraId="1D174C3B" w14:textId="77777777"/>
    <w:p w:rsidR="001C2BE3" w:rsidP="001C2BE3" w:rsidRDefault="001C2BE3" w14:paraId="05B4E351" w14:textId="4C6741E6">
      <w:pPr>
        <w:pStyle w:val="berschrift5"/>
      </w:pPr>
      <w:r>
        <w:t>Rentabilitätsvergleichsrechnung</w:t>
      </w:r>
    </w:p>
    <w:p w:rsidR="00854615" w:rsidP="00854615" w:rsidRDefault="00854615" w14:paraId="4CBE8C4D" w14:textId="3D844E03">
      <w:r>
        <w:t>Kosten:</w:t>
      </w:r>
      <w:r>
        <w:tab/>
      </w:r>
      <w:r>
        <w:tab/>
      </w:r>
      <w:r>
        <w:t>Fixkosten</w:t>
      </w:r>
      <w:r>
        <w:br/>
      </w:r>
      <w:r>
        <w:t xml:space="preserve"> </w:t>
      </w:r>
      <w:r>
        <w:tab/>
      </w:r>
      <w:r>
        <w:tab/>
      </w:r>
      <w:r>
        <w:t>variable Kosten</w:t>
      </w:r>
      <w:r>
        <w:br/>
      </w:r>
      <w:r>
        <w:t xml:space="preserve"> </w:t>
      </w:r>
      <w:r>
        <w:tab/>
      </w:r>
      <w:r>
        <w:tab/>
      </w:r>
      <w:r>
        <w:t>kalk. AfA</w:t>
      </w:r>
      <w:r>
        <w:br/>
      </w:r>
      <w:r>
        <w:t xml:space="preserve"> </w:t>
      </w:r>
      <w:r>
        <w:tab/>
      </w:r>
      <w:r>
        <w:tab/>
      </w:r>
      <w:r>
        <w:t>__________________</w:t>
      </w:r>
    </w:p>
    <w:p w:rsidR="00555A8D" w:rsidP="00854615" w:rsidRDefault="00854615" w14:paraId="1C46450D" w14:textId="0E23697E">
      <w:r>
        <w:t xml:space="preserve"> </w:t>
      </w:r>
      <w:r>
        <w:tab/>
      </w:r>
      <w:r>
        <w:tab/>
      </w:r>
      <w:r>
        <w:t>Gesamtkosten</w:t>
      </w:r>
      <w:r w:rsidR="001144BF">
        <w:t xml:space="preserve"> </w:t>
      </w:r>
      <w:r w:rsidR="001144BF">
        <w:rPr>
          <w:rFonts w:ascii="Wingdings" w:hAnsi="Wingdings" w:eastAsia="Wingdings" w:cs="Wingdings"/>
        </w:rPr>
        <w:t>à</w:t>
      </w:r>
      <w:r w:rsidR="001144BF">
        <w:t xml:space="preserve"> eingesetztes Kapital</w:t>
      </w:r>
    </w:p>
    <w:p w:rsidR="00555A8D" w:rsidP="00555A8D" w:rsidRDefault="00555A8D" w14:paraId="2B478FC7" w14:textId="335EA77C">
      <w:pPr>
        <w:pStyle w:val="Listenabsatz"/>
        <w:numPr>
          <w:ilvl w:val="0"/>
          <w:numId w:val="15"/>
        </w:numPr>
      </w:pPr>
      <w:r>
        <w:t>keine kalk. Zinsen</w:t>
      </w:r>
    </w:p>
    <w:p w:rsidR="00FA4EAB" w:rsidP="00FA4EAB" w:rsidRDefault="00FA4EAB" w14:paraId="514C1EE8" w14:textId="15B97AEE">
      <w:pPr>
        <w:rPr>
          <w:rFonts w:eastAsiaTheme="minorEastAsia"/>
        </w:rPr>
      </w:pPr>
      <w:r>
        <w:t>Rentabilität</w:t>
      </w:r>
      <w:r w:rsidR="00295FC1">
        <w:t>sformel</w:t>
      </w:r>
      <w:r>
        <w:t xml:space="preserve">: </w:t>
      </w:r>
      <m:oMath>
        <m:f>
          <m:fPr>
            <m:ctrlPr>
              <w:rPr>
                <w:rFonts w:ascii="Cambria Math" w:hAnsi="Cambria Math"/>
                <w:i/>
              </w:rPr>
            </m:ctrlPr>
          </m:fPr>
          <m:num>
            <m:r>
              <w:rPr>
                <w:rFonts w:ascii="Cambria Math" w:hAnsi="Cambria Math"/>
              </w:rPr>
              <m:t>Gewinn * 100</m:t>
            </m:r>
          </m:num>
          <m:den>
            <m:r>
              <w:rPr>
                <w:rFonts w:ascii="Cambria Math" w:hAnsi="Cambria Math"/>
              </w:rPr>
              <m:t>eingesetztes Kapital</m:t>
            </m:r>
          </m:den>
        </m:f>
      </m:oMath>
    </w:p>
    <w:tbl>
      <w:tblPr>
        <w:tblStyle w:val="Tabellenraster"/>
        <w:tblW w:w="0" w:type="auto"/>
        <w:tblLook w:val="04A0" w:firstRow="1" w:lastRow="0" w:firstColumn="1" w:lastColumn="0" w:noHBand="0" w:noVBand="1"/>
      </w:tblPr>
      <w:tblGrid>
        <w:gridCol w:w="3070"/>
        <w:gridCol w:w="3071"/>
        <w:gridCol w:w="3071"/>
      </w:tblGrid>
      <w:tr w:rsidR="00606AE6" w:rsidTr="00606AE6" w14:paraId="26F13735" w14:textId="77777777">
        <w:tc>
          <w:tcPr>
            <w:tcW w:w="3070" w:type="dxa"/>
          </w:tcPr>
          <w:p w:rsidRPr="004E18A0" w:rsidR="00606AE6" w:rsidP="00676DD4" w:rsidRDefault="00606AE6" w14:paraId="376BBAE7" w14:textId="77777777">
            <w:pPr>
              <w:rPr>
                <w:b/>
                <w:bCs/>
              </w:rPr>
            </w:pPr>
          </w:p>
        </w:tc>
        <w:tc>
          <w:tcPr>
            <w:tcW w:w="3071" w:type="dxa"/>
          </w:tcPr>
          <w:p w:rsidRPr="004E18A0" w:rsidR="00606AE6" w:rsidP="00676DD4" w:rsidRDefault="00606AE6" w14:paraId="3AEE00D7" w14:textId="4CC9D18C">
            <w:pPr>
              <w:rPr>
                <w:b/>
                <w:bCs/>
              </w:rPr>
            </w:pPr>
            <w:r w:rsidRPr="004E18A0">
              <w:rPr>
                <w:b/>
                <w:bCs/>
              </w:rPr>
              <w:t>Investition 1</w:t>
            </w:r>
          </w:p>
        </w:tc>
        <w:tc>
          <w:tcPr>
            <w:tcW w:w="3071" w:type="dxa"/>
          </w:tcPr>
          <w:p w:rsidRPr="004E18A0" w:rsidR="00606AE6" w:rsidP="00676DD4" w:rsidRDefault="00606AE6" w14:paraId="57A31889" w14:textId="0ABD3C29">
            <w:pPr>
              <w:rPr>
                <w:b/>
                <w:bCs/>
              </w:rPr>
            </w:pPr>
            <w:r w:rsidRPr="004E18A0">
              <w:rPr>
                <w:b/>
                <w:bCs/>
              </w:rPr>
              <w:t>Investition 2</w:t>
            </w:r>
          </w:p>
        </w:tc>
      </w:tr>
      <w:tr w:rsidR="00E92D05" w:rsidTr="00606AE6" w14:paraId="3447523F" w14:textId="77777777">
        <w:tc>
          <w:tcPr>
            <w:tcW w:w="3070" w:type="dxa"/>
          </w:tcPr>
          <w:p w:rsidRPr="004E18A0" w:rsidR="00E92D05" w:rsidP="00676DD4" w:rsidRDefault="00E92D05" w14:paraId="46F4F792" w14:textId="75B8D738">
            <w:pPr>
              <w:rPr>
                <w:b/>
                <w:bCs/>
              </w:rPr>
            </w:pPr>
            <w:r>
              <w:rPr>
                <w:b/>
                <w:bCs/>
              </w:rPr>
              <w:t>Erlös</w:t>
            </w:r>
          </w:p>
        </w:tc>
        <w:tc>
          <w:tcPr>
            <w:tcW w:w="3071" w:type="dxa"/>
          </w:tcPr>
          <w:p w:rsidRPr="00E92D05" w:rsidR="00E92D05" w:rsidP="00676DD4" w:rsidRDefault="00E92D05" w14:paraId="3ECA85D7" w14:textId="05D83AFA">
            <w:r w:rsidRPr="00E92D05">
              <w:t>15.810,-</w:t>
            </w:r>
          </w:p>
        </w:tc>
        <w:tc>
          <w:tcPr>
            <w:tcW w:w="3071" w:type="dxa"/>
          </w:tcPr>
          <w:p w:rsidRPr="00E92D05" w:rsidR="00E92D05" w:rsidP="00676DD4" w:rsidRDefault="00E92D05" w14:paraId="7A7D4EDC" w14:textId="0F983FEE">
            <w:r w:rsidRPr="00E92D05">
              <w:t>15.810,-</w:t>
            </w:r>
          </w:p>
        </w:tc>
      </w:tr>
      <w:tr w:rsidR="00606AE6" w:rsidTr="00606AE6" w14:paraId="482449CF" w14:textId="77777777">
        <w:tc>
          <w:tcPr>
            <w:tcW w:w="3070" w:type="dxa"/>
          </w:tcPr>
          <w:p w:rsidRPr="004E18A0" w:rsidR="00606AE6" w:rsidP="00676DD4" w:rsidRDefault="00606AE6" w14:paraId="0EDFB443" w14:textId="73676593">
            <w:pPr>
              <w:rPr>
                <w:b/>
                <w:bCs/>
              </w:rPr>
            </w:pPr>
            <w:r w:rsidRPr="004E18A0">
              <w:rPr>
                <w:b/>
                <w:bCs/>
              </w:rPr>
              <w:t>Gewinn</w:t>
            </w:r>
          </w:p>
        </w:tc>
        <w:tc>
          <w:tcPr>
            <w:tcW w:w="3071" w:type="dxa"/>
          </w:tcPr>
          <w:p w:rsidR="00606AE6" w:rsidP="00676DD4" w:rsidRDefault="002B4F1A" w14:paraId="3713372C" w14:textId="34DDFEF3">
            <w:r>
              <w:t xml:space="preserve">€ </w:t>
            </w:r>
            <w:r w:rsidR="00EE48F7">
              <w:t>5.322,29</w:t>
            </w:r>
          </w:p>
        </w:tc>
        <w:tc>
          <w:tcPr>
            <w:tcW w:w="3071" w:type="dxa"/>
          </w:tcPr>
          <w:p w:rsidR="00606AE6" w:rsidP="00676DD4" w:rsidRDefault="00472FB1" w14:paraId="77385BBD" w14:textId="2F7FA327">
            <w:r>
              <w:t xml:space="preserve">€ </w:t>
            </w:r>
            <w:r w:rsidR="00EE48F7">
              <w:t>5.623,49</w:t>
            </w:r>
          </w:p>
        </w:tc>
      </w:tr>
      <w:tr w:rsidR="004A2E5E" w:rsidTr="00606AE6" w14:paraId="1830EEA1" w14:textId="77777777">
        <w:tc>
          <w:tcPr>
            <w:tcW w:w="3070" w:type="dxa"/>
          </w:tcPr>
          <w:p w:rsidRPr="004E18A0" w:rsidR="004A2E5E" w:rsidP="00676DD4" w:rsidRDefault="004A2E5E" w14:paraId="20943BC9" w14:textId="468EC029">
            <w:pPr>
              <w:rPr>
                <w:b/>
                <w:bCs/>
              </w:rPr>
            </w:pPr>
            <w:r>
              <w:rPr>
                <w:b/>
                <w:bCs/>
              </w:rPr>
              <w:t>Kosten</w:t>
            </w:r>
          </w:p>
        </w:tc>
        <w:tc>
          <w:tcPr>
            <w:tcW w:w="3071" w:type="dxa"/>
          </w:tcPr>
          <w:p w:rsidR="004A2E5E" w:rsidP="00676DD4" w:rsidRDefault="00735851" w14:paraId="71C65772" w14:textId="2835A843">
            <w:r>
              <w:t>€ 10.487,7</w:t>
            </w:r>
            <w:r w:rsidR="009E0921">
              <w:t>1</w:t>
            </w:r>
          </w:p>
        </w:tc>
        <w:tc>
          <w:tcPr>
            <w:tcW w:w="3071" w:type="dxa"/>
          </w:tcPr>
          <w:p w:rsidR="004A2E5E" w:rsidP="00676DD4" w:rsidRDefault="00617292" w14:paraId="6115B0EA" w14:textId="5C773423">
            <w:r>
              <w:t xml:space="preserve">€ </w:t>
            </w:r>
            <w:r w:rsidR="00C2035D">
              <w:t>10.186,5</w:t>
            </w:r>
            <w:r w:rsidR="009E0921">
              <w:t>1</w:t>
            </w:r>
          </w:p>
        </w:tc>
      </w:tr>
      <w:tr w:rsidR="00606AE6" w:rsidTr="00606AE6" w14:paraId="3CAD87DF" w14:textId="77777777">
        <w:tc>
          <w:tcPr>
            <w:tcW w:w="3070" w:type="dxa"/>
          </w:tcPr>
          <w:p w:rsidRPr="004E18A0" w:rsidR="00606AE6" w:rsidP="00676DD4" w:rsidRDefault="00606AE6" w14:paraId="6C9B75CA" w14:textId="60F81DA8">
            <w:pPr>
              <w:rPr>
                <w:b/>
                <w:bCs/>
              </w:rPr>
            </w:pPr>
            <w:r w:rsidRPr="004E18A0">
              <w:rPr>
                <w:b/>
                <w:bCs/>
              </w:rPr>
              <w:t>Rentabilität</w:t>
            </w:r>
          </w:p>
        </w:tc>
        <w:tc>
          <w:tcPr>
            <w:tcW w:w="3071" w:type="dxa"/>
          </w:tcPr>
          <w:p w:rsidR="00606AE6" w:rsidP="00676DD4" w:rsidRDefault="002421F3" w14:paraId="2302BEB8" w14:textId="754EA155">
            <w:r w:rsidRPr="00657703">
              <w:rPr>
                <w:color w:val="FF0000"/>
              </w:rPr>
              <w:t>50,75</w:t>
            </w:r>
            <w:r w:rsidRPr="00657703" w:rsidR="005756EF">
              <w:rPr>
                <w:color w:val="FF0000"/>
              </w:rPr>
              <w:t xml:space="preserve"> %</w:t>
            </w:r>
          </w:p>
        </w:tc>
        <w:tc>
          <w:tcPr>
            <w:tcW w:w="3071" w:type="dxa"/>
          </w:tcPr>
          <w:p w:rsidR="00606AE6" w:rsidP="00676DD4" w:rsidRDefault="00F35356" w14:paraId="3B5B67E5" w14:textId="2076231A">
            <w:r w:rsidRPr="00657703">
              <w:rPr>
                <w:color w:val="00B050"/>
              </w:rPr>
              <w:t>55.21</w:t>
            </w:r>
            <w:r w:rsidRPr="00657703" w:rsidR="00521641">
              <w:rPr>
                <w:color w:val="00B050"/>
              </w:rPr>
              <w:t xml:space="preserve"> %</w:t>
            </w:r>
          </w:p>
        </w:tc>
      </w:tr>
    </w:tbl>
    <w:p w:rsidR="00FE30BA" w:rsidP="00676DD4" w:rsidRDefault="00FE30BA" w14:paraId="4A6D7C88" w14:textId="1A785467"/>
    <w:p w:rsidR="0033310A" w:rsidP="00676DD4" w:rsidRDefault="0033310A" w14:paraId="154AC1CC" w14:textId="3E240170">
      <w:pPr>
        <w:rPr>
          <w:rFonts w:eastAsiaTheme="minorEastAsia"/>
        </w:rPr>
      </w:pPr>
      <w:r>
        <w:t xml:space="preserve">Rentabilitätsformel: </w:t>
      </w:r>
      <m:oMath>
        <m:f>
          <m:fPr>
            <m:ctrlPr>
              <w:rPr>
                <w:rFonts w:ascii="Cambria Math" w:hAnsi="Cambria Math"/>
                <w:i/>
              </w:rPr>
            </m:ctrlPr>
          </m:fPr>
          <m:num>
            <m:r>
              <w:rPr>
                <w:rFonts w:ascii="Cambria Math" w:hAnsi="Cambria Math"/>
              </w:rPr>
              <m:t>Gewinn * 100</m:t>
            </m:r>
          </m:num>
          <m:den>
            <m:r>
              <w:rPr>
                <w:rFonts w:ascii="Cambria Math" w:hAnsi="Cambria Math"/>
              </w:rPr>
              <m:t>∅ gebundes Kapital</m:t>
            </m:r>
          </m:den>
        </m:f>
      </m:oMath>
    </w:p>
    <w:p w:rsidR="00C6008C" w:rsidP="00676DD4" w:rsidRDefault="001C6D5E" w14:paraId="1EAC1F26" w14:textId="408BB22F">
      <w:pPr>
        <w:rPr>
          <w:rFonts w:eastAsiaTheme="minorEastAsia"/>
        </w:rPr>
      </w:pPr>
      <w:r w:rsidRPr="00CE1705">
        <w:rPr>
          <w:rFonts w:eastAsiaTheme="minorEastAsia" w:cstheme="minorHAnsi"/>
        </w:rPr>
        <w:t>durchschnittlich (</w:t>
      </w:r>
      <w:r w:rsidRPr="00CE1705" w:rsidR="00AB7CD9">
        <w:rPr>
          <w:rFonts w:ascii="Cambria Math" w:hAnsi="Cambria Math" w:cs="Cambria Math" w:eastAsiaTheme="minorEastAsia"/>
        </w:rPr>
        <w:t>∅</w:t>
      </w:r>
      <w:r w:rsidRPr="00CE1705">
        <w:rPr>
          <w:rFonts w:eastAsiaTheme="minorEastAsia" w:cstheme="minorHAnsi"/>
        </w:rPr>
        <w:t>)</w:t>
      </w:r>
      <w:r w:rsidRPr="00CE1705" w:rsidR="00AB7CD9">
        <w:rPr>
          <w:rFonts w:eastAsiaTheme="minorEastAsia" w:cstheme="minorHAnsi"/>
        </w:rPr>
        <w:t xml:space="preserve"> </w:t>
      </w:r>
      <w:r w:rsidRPr="00CE1705" w:rsidR="00C6008C">
        <w:rPr>
          <w:rFonts w:eastAsiaTheme="minorEastAsia" w:cstheme="minorHAnsi"/>
        </w:rPr>
        <w:t>gebundes Kapital</w:t>
      </w:r>
      <w:r w:rsidR="00C6008C">
        <w:rPr>
          <w:rFonts w:eastAsiaTheme="minorEastAsia"/>
        </w:rPr>
        <w:t xml:space="preserve">: </w:t>
      </w:r>
      <m:oMath>
        <m:f>
          <m:fPr>
            <m:ctrlPr>
              <w:rPr>
                <w:rFonts w:ascii="Cambria Math" w:hAnsi="Cambria Math" w:eastAsiaTheme="minorEastAsia"/>
                <w:i/>
              </w:rPr>
            </m:ctrlPr>
          </m:fPr>
          <m:num>
            <m:r>
              <w:rPr>
                <w:rFonts w:ascii="Cambria Math" w:hAnsi="Cambria Math" w:eastAsiaTheme="minorEastAsia"/>
              </w:rPr>
              <m:t>Anschaffungswert + Restwert</m:t>
            </m:r>
          </m:num>
          <m:den>
            <m:r>
              <w:rPr>
                <w:rFonts w:ascii="Cambria Math" w:hAnsi="Cambria Math" w:eastAsiaTheme="minorEastAsia"/>
              </w:rPr>
              <m:t>2</m:t>
            </m:r>
          </m:den>
        </m:f>
      </m:oMath>
    </w:p>
    <w:tbl>
      <w:tblPr>
        <w:tblStyle w:val="Tabellenraster"/>
        <w:tblW w:w="0" w:type="auto"/>
        <w:tblLook w:val="04A0" w:firstRow="1" w:lastRow="0" w:firstColumn="1" w:lastColumn="0" w:noHBand="0" w:noVBand="1"/>
      </w:tblPr>
      <w:tblGrid>
        <w:gridCol w:w="3070"/>
        <w:gridCol w:w="3071"/>
        <w:gridCol w:w="3071"/>
      </w:tblGrid>
      <w:tr w:rsidR="00D679C0" w:rsidTr="00D679C0" w14:paraId="330EBF8C" w14:textId="77777777">
        <w:tc>
          <w:tcPr>
            <w:tcW w:w="3070" w:type="dxa"/>
          </w:tcPr>
          <w:p w:rsidRPr="00C41BDB" w:rsidR="00D679C0" w:rsidP="00676DD4" w:rsidRDefault="00D679C0" w14:paraId="0CBB558A" w14:textId="77777777">
            <w:pPr>
              <w:rPr>
                <w:b/>
                <w:bCs/>
              </w:rPr>
            </w:pPr>
          </w:p>
        </w:tc>
        <w:tc>
          <w:tcPr>
            <w:tcW w:w="3071" w:type="dxa"/>
          </w:tcPr>
          <w:p w:rsidRPr="00C41BDB" w:rsidR="00D679C0" w:rsidP="00676DD4" w:rsidRDefault="00D679C0" w14:paraId="09CD411D" w14:textId="5E54D38B">
            <w:pPr>
              <w:rPr>
                <w:b/>
                <w:bCs/>
              </w:rPr>
            </w:pPr>
            <w:r w:rsidRPr="00C41BDB">
              <w:rPr>
                <w:b/>
                <w:bCs/>
              </w:rPr>
              <w:t>Investition 1</w:t>
            </w:r>
          </w:p>
        </w:tc>
        <w:tc>
          <w:tcPr>
            <w:tcW w:w="3071" w:type="dxa"/>
          </w:tcPr>
          <w:p w:rsidRPr="00C41BDB" w:rsidR="00D679C0" w:rsidP="00676DD4" w:rsidRDefault="00D679C0" w14:paraId="2247AEEF" w14:textId="0084133F">
            <w:pPr>
              <w:rPr>
                <w:b/>
                <w:bCs/>
              </w:rPr>
            </w:pPr>
            <w:r w:rsidRPr="00C41BDB">
              <w:rPr>
                <w:b/>
                <w:bCs/>
              </w:rPr>
              <w:t>Investition 2</w:t>
            </w:r>
          </w:p>
        </w:tc>
      </w:tr>
      <w:tr w:rsidR="00D679C0" w:rsidTr="00D679C0" w14:paraId="346A468B" w14:textId="77777777">
        <w:tc>
          <w:tcPr>
            <w:tcW w:w="3070" w:type="dxa"/>
          </w:tcPr>
          <w:p w:rsidRPr="00C41BDB" w:rsidR="00D679C0" w:rsidP="00676DD4" w:rsidRDefault="00D679C0" w14:paraId="57D72497" w14:textId="140040D9">
            <w:pPr>
              <w:rPr>
                <w:rFonts w:cstheme="minorHAnsi"/>
                <w:b/>
                <w:bCs/>
              </w:rPr>
            </w:pPr>
            <w:r w:rsidRPr="00C41BDB">
              <w:rPr>
                <w:rFonts w:ascii="Cambria Math" w:hAnsi="Cambria Math" w:cs="Cambria Math"/>
                <w:b/>
                <w:bCs/>
              </w:rPr>
              <w:t>∅</w:t>
            </w:r>
            <w:r w:rsidRPr="00C41BDB">
              <w:rPr>
                <w:rFonts w:cstheme="minorHAnsi"/>
                <w:b/>
                <w:bCs/>
              </w:rPr>
              <w:t xml:space="preserve"> gebundenes Kapital</w:t>
            </w:r>
          </w:p>
        </w:tc>
        <w:tc>
          <w:tcPr>
            <w:tcW w:w="3071" w:type="dxa"/>
          </w:tcPr>
          <w:p w:rsidR="00D679C0" w:rsidP="00676DD4" w:rsidRDefault="00BD550C" w14:paraId="73A3A0AD" w14:textId="79DD9760">
            <w:r>
              <w:t>€ 9.095,-</w:t>
            </w:r>
          </w:p>
        </w:tc>
        <w:tc>
          <w:tcPr>
            <w:tcW w:w="3071" w:type="dxa"/>
          </w:tcPr>
          <w:p w:rsidR="00D679C0" w:rsidP="00676DD4" w:rsidRDefault="00BD550C" w14:paraId="6757F54C" w14:textId="4996C3D4">
            <w:r>
              <w:t>€ 10,295,-</w:t>
            </w:r>
          </w:p>
        </w:tc>
      </w:tr>
      <w:tr w:rsidR="001B602B" w:rsidTr="00D679C0" w14:paraId="1AA1884A" w14:textId="77777777">
        <w:tc>
          <w:tcPr>
            <w:tcW w:w="3070" w:type="dxa"/>
          </w:tcPr>
          <w:p w:rsidRPr="001B602B" w:rsidR="001B602B" w:rsidP="00676DD4" w:rsidRDefault="001B602B" w14:paraId="38600C3E" w14:textId="79020FB4">
            <w:pPr>
              <w:rPr>
                <w:rFonts w:cstheme="minorHAnsi"/>
                <w:b/>
                <w:bCs/>
              </w:rPr>
            </w:pPr>
            <w:r w:rsidRPr="001B602B">
              <w:rPr>
                <w:rFonts w:cstheme="minorHAnsi"/>
                <w:b/>
                <w:bCs/>
              </w:rPr>
              <w:t>Rentabilität</w:t>
            </w:r>
          </w:p>
        </w:tc>
        <w:tc>
          <w:tcPr>
            <w:tcW w:w="3071" w:type="dxa"/>
          </w:tcPr>
          <w:p w:rsidR="001B602B" w:rsidP="00676DD4" w:rsidRDefault="00507AA0" w14:paraId="57C266BC" w14:textId="43DA9933">
            <w:r w:rsidRPr="00657703">
              <w:rPr>
                <w:color w:val="00B050"/>
              </w:rPr>
              <w:t>58,51 %</w:t>
            </w:r>
          </w:p>
        </w:tc>
        <w:tc>
          <w:tcPr>
            <w:tcW w:w="3071" w:type="dxa"/>
          </w:tcPr>
          <w:p w:rsidR="001B602B" w:rsidP="00676DD4" w:rsidRDefault="007120D3" w14:paraId="57EC2DAF" w14:textId="69098E22">
            <w:r w:rsidRPr="00657703">
              <w:rPr>
                <w:color w:val="FF0000"/>
              </w:rPr>
              <w:t>54,62 %</w:t>
            </w:r>
          </w:p>
        </w:tc>
      </w:tr>
    </w:tbl>
    <w:p w:rsidR="00D679C0" w:rsidP="00676DD4" w:rsidRDefault="00D679C0" w14:paraId="4A3F8DDD" w14:textId="1C91139C"/>
    <w:p w:rsidR="00335E92" w:rsidP="00335E92" w:rsidRDefault="00335E92" w14:paraId="04AA141A" w14:textId="0D91BF7C">
      <w:pPr>
        <w:pStyle w:val="berschrift5"/>
      </w:pPr>
      <w:r>
        <w:t>Statische Amortisationsrechnung</w:t>
      </w:r>
    </w:p>
    <w:p w:rsidR="008A42B3" w:rsidP="00894AA7" w:rsidRDefault="008A42B3" w14:paraId="2B6BC1B4" w14:textId="65BB7EC7">
      <w:pPr>
        <w:pStyle w:val="berschrift6"/>
      </w:pPr>
      <w:r>
        <w:t>Gewinn</w:t>
      </w:r>
    </w:p>
    <w:p w:rsidR="00772A67" w:rsidP="00772A67" w:rsidRDefault="008A42B3" w14:paraId="701F750B" w14:textId="04B1AA98">
      <w:pPr>
        <w:ind w:left="708" w:firstLine="2"/>
      </w:pPr>
      <w:r>
        <w:t xml:space="preserve">  Erlös</w:t>
      </w:r>
      <w:r>
        <w:br/>
      </w:r>
      <w:r>
        <w:t>- Fixkosten</w:t>
      </w:r>
      <w:r>
        <w:br/>
      </w:r>
      <w:r>
        <w:t>- variablen Kosten</w:t>
      </w:r>
      <w:r>
        <w:br/>
      </w:r>
      <w:r>
        <w:t>- kalk. Zinsen</w:t>
      </w:r>
      <w:r w:rsidR="00772A67">
        <w:br/>
      </w:r>
      <w:r w:rsidR="00772A67">
        <w:t>--------------------------</w:t>
      </w:r>
      <w:r w:rsidR="00772A67">
        <w:br/>
      </w:r>
      <w:r w:rsidR="00772A67">
        <w:t>Gewinn / Verlust</w:t>
      </w:r>
    </w:p>
    <w:p w:rsidR="00F54EFD" w:rsidP="00F54EFD" w:rsidRDefault="00F54EFD" w14:paraId="436AE6BC" w14:textId="1E32E0A2">
      <w:pPr>
        <w:pStyle w:val="Listenabsatz"/>
        <w:numPr>
          <w:ilvl w:val="0"/>
          <w:numId w:val="15"/>
        </w:numPr>
      </w:pPr>
      <w:r>
        <w:t>keine kalk. Afa</w:t>
      </w:r>
    </w:p>
    <w:tbl>
      <w:tblPr>
        <w:tblStyle w:val="Tabellenraster1"/>
        <w:tblW w:w="0" w:type="auto"/>
        <w:tblLook w:val="04A0" w:firstRow="1" w:lastRow="0" w:firstColumn="1" w:lastColumn="0" w:noHBand="0" w:noVBand="1"/>
      </w:tblPr>
      <w:tblGrid>
        <w:gridCol w:w="3070"/>
        <w:gridCol w:w="3071"/>
        <w:gridCol w:w="3071"/>
      </w:tblGrid>
      <w:tr w:rsidRPr="002B45FB" w:rsidR="002B45FB" w:rsidTr="00682EFC" w14:paraId="4FAD5248" w14:textId="77777777">
        <w:tc>
          <w:tcPr>
            <w:tcW w:w="3070" w:type="dxa"/>
          </w:tcPr>
          <w:p w:rsidRPr="002B45FB" w:rsidR="002B45FB" w:rsidP="002B45FB" w:rsidRDefault="002B45FB" w14:paraId="25CD3CAA" w14:textId="77777777">
            <w:pPr>
              <w:rPr>
                <w:b/>
                <w:bCs/>
              </w:rPr>
            </w:pPr>
          </w:p>
        </w:tc>
        <w:tc>
          <w:tcPr>
            <w:tcW w:w="3071" w:type="dxa"/>
          </w:tcPr>
          <w:p w:rsidRPr="002B45FB" w:rsidR="002B45FB" w:rsidP="002B45FB" w:rsidRDefault="002B45FB" w14:paraId="4D9CFC74" w14:textId="77777777">
            <w:pPr>
              <w:rPr>
                <w:b/>
                <w:bCs/>
              </w:rPr>
            </w:pPr>
            <w:r w:rsidRPr="002B45FB">
              <w:rPr>
                <w:b/>
                <w:bCs/>
              </w:rPr>
              <w:t>Investition 1</w:t>
            </w:r>
          </w:p>
        </w:tc>
        <w:tc>
          <w:tcPr>
            <w:tcW w:w="3071" w:type="dxa"/>
          </w:tcPr>
          <w:p w:rsidRPr="002B45FB" w:rsidR="002B45FB" w:rsidP="002B45FB" w:rsidRDefault="002B45FB" w14:paraId="1A8DDEE9" w14:textId="77777777">
            <w:pPr>
              <w:rPr>
                <w:b/>
                <w:bCs/>
              </w:rPr>
            </w:pPr>
            <w:r w:rsidRPr="002B45FB">
              <w:rPr>
                <w:b/>
                <w:bCs/>
              </w:rPr>
              <w:t>Investition 2</w:t>
            </w:r>
          </w:p>
        </w:tc>
      </w:tr>
      <w:tr w:rsidRPr="002B45FB" w:rsidR="002B45FB" w:rsidTr="00682EFC" w14:paraId="435065BF" w14:textId="77777777">
        <w:tc>
          <w:tcPr>
            <w:tcW w:w="3070" w:type="dxa"/>
          </w:tcPr>
          <w:p w:rsidRPr="002B45FB" w:rsidR="002B45FB" w:rsidP="002B45FB" w:rsidRDefault="002B45FB" w14:paraId="473A727E" w14:textId="77777777">
            <w:pPr>
              <w:rPr>
                <w:b/>
                <w:bCs/>
              </w:rPr>
            </w:pPr>
            <w:r w:rsidRPr="002B45FB">
              <w:rPr>
                <w:b/>
                <w:bCs/>
              </w:rPr>
              <w:t>Gewinn</w:t>
            </w:r>
          </w:p>
        </w:tc>
        <w:tc>
          <w:tcPr>
            <w:tcW w:w="3071" w:type="dxa"/>
          </w:tcPr>
          <w:p w:rsidRPr="002B45FB" w:rsidR="002B45FB" w:rsidP="002B45FB" w:rsidRDefault="00E958CE" w14:paraId="2847198D" w14:textId="3F64420B">
            <w:r>
              <w:rPr>
                <w:color w:val="FF0000"/>
              </w:rPr>
              <w:t xml:space="preserve">€ </w:t>
            </w:r>
            <w:r w:rsidRPr="002B45FB" w:rsidR="002B45FB">
              <w:rPr>
                <w:color w:val="FF0000"/>
              </w:rPr>
              <w:t>6.037,26</w:t>
            </w:r>
          </w:p>
        </w:tc>
        <w:tc>
          <w:tcPr>
            <w:tcW w:w="3071" w:type="dxa"/>
          </w:tcPr>
          <w:p w:rsidRPr="002B45FB" w:rsidR="002B45FB" w:rsidP="002B45FB" w:rsidRDefault="00E958CE" w14:paraId="4AABFE87" w14:textId="506FFAF4">
            <w:r>
              <w:rPr>
                <w:color w:val="00B050"/>
              </w:rPr>
              <w:t xml:space="preserve">€ </w:t>
            </w:r>
            <w:r w:rsidRPr="002B45FB" w:rsidR="002B45FB">
              <w:rPr>
                <w:color w:val="00B050"/>
              </w:rPr>
              <w:t>6.284,46</w:t>
            </w:r>
          </w:p>
        </w:tc>
      </w:tr>
    </w:tbl>
    <w:p w:rsidR="00547B7C" w:rsidP="00547B7C" w:rsidRDefault="00547B7C" w14:paraId="1F7293F9" w14:textId="3ADAFF99">
      <w:pPr>
        <w:pStyle w:val="berschrift6"/>
      </w:pPr>
      <w:r>
        <w:t>Amortisationsdauer</w:t>
      </w:r>
    </w:p>
    <w:p w:rsidRPr="00547B7C" w:rsidR="006D61FF" w:rsidP="00AB40DE" w:rsidRDefault="00B54346" w14:paraId="5E018E1B" w14:textId="3DE7C460">
      <m:oMath>
        <m:f>
          <m:fPr>
            <m:ctrlPr>
              <w:rPr>
                <w:rFonts w:ascii="Cambria Math" w:hAnsi="Cambria Math"/>
                <w:i/>
              </w:rPr>
            </m:ctrlPr>
          </m:fPr>
          <m:num>
            <m:r>
              <w:rPr>
                <w:rFonts w:ascii="Cambria Math" w:hAnsi="Cambria Math"/>
              </w:rPr>
              <m:t>Anschaffungswert-Restwert</m:t>
            </m:r>
          </m:num>
          <m:den>
            <m:r>
              <w:rPr>
                <w:rFonts w:ascii="Cambria Math" w:hAnsi="Cambria Math"/>
              </w:rPr>
              <m:t>Gewinn</m:t>
            </m:r>
          </m:den>
        </m:f>
      </m:oMath>
      <w:r w:rsidR="00547B7C">
        <w:rPr>
          <w:rFonts w:eastAsiaTheme="minorEastAsia"/>
        </w:rPr>
        <w:t xml:space="preserve"> = </w:t>
      </w:r>
      <w:r w:rsidR="00AA48A8">
        <w:rPr>
          <w:rFonts w:eastAsiaTheme="minorEastAsia"/>
        </w:rPr>
        <w:t xml:space="preserve">x </w:t>
      </w:r>
      <w:r w:rsidR="00547B7C">
        <w:rPr>
          <w:rFonts w:eastAsiaTheme="minorEastAsia"/>
        </w:rPr>
        <w:t>Jahre</w:t>
      </w:r>
    </w:p>
    <w:tbl>
      <w:tblPr>
        <w:tblStyle w:val="Tabellenraster"/>
        <w:tblW w:w="0" w:type="auto"/>
        <w:tblLook w:val="04A0" w:firstRow="1" w:lastRow="0" w:firstColumn="1" w:lastColumn="0" w:noHBand="0" w:noVBand="1"/>
      </w:tblPr>
      <w:tblGrid>
        <w:gridCol w:w="3070"/>
        <w:gridCol w:w="3071"/>
        <w:gridCol w:w="3071"/>
      </w:tblGrid>
      <w:tr w:rsidR="0014383B" w:rsidTr="0014383B" w14:paraId="69C37B0D" w14:textId="77777777">
        <w:tc>
          <w:tcPr>
            <w:tcW w:w="3070" w:type="dxa"/>
          </w:tcPr>
          <w:p w:rsidRPr="0014383B" w:rsidR="0014383B" w:rsidP="00C913BA" w:rsidRDefault="0014383B" w14:paraId="5B9C43EA" w14:textId="77777777">
            <w:pPr>
              <w:rPr>
                <w:b/>
                <w:bCs/>
              </w:rPr>
            </w:pPr>
          </w:p>
        </w:tc>
        <w:tc>
          <w:tcPr>
            <w:tcW w:w="3071" w:type="dxa"/>
          </w:tcPr>
          <w:p w:rsidRPr="0014383B" w:rsidR="0014383B" w:rsidP="00C913BA" w:rsidRDefault="0014383B" w14:paraId="14E64778" w14:textId="43653484">
            <w:pPr>
              <w:rPr>
                <w:b/>
                <w:bCs/>
              </w:rPr>
            </w:pPr>
            <w:r w:rsidRPr="0014383B">
              <w:rPr>
                <w:b/>
                <w:bCs/>
              </w:rPr>
              <w:t>Investition 1</w:t>
            </w:r>
          </w:p>
        </w:tc>
        <w:tc>
          <w:tcPr>
            <w:tcW w:w="3071" w:type="dxa"/>
          </w:tcPr>
          <w:p w:rsidRPr="0014383B" w:rsidR="0014383B" w:rsidP="00C913BA" w:rsidRDefault="0014383B" w14:paraId="615089CD" w14:textId="4BF475AD">
            <w:pPr>
              <w:rPr>
                <w:b/>
                <w:bCs/>
              </w:rPr>
            </w:pPr>
            <w:r w:rsidRPr="0014383B">
              <w:rPr>
                <w:b/>
                <w:bCs/>
              </w:rPr>
              <w:t>Investition 2</w:t>
            </w:r>
          </w:p>
        </w:tc>
      </w:tr>
      <w:tr w:rsidR="0014383B" w:rsidTr="0014383B" w14:paraId="21BEC532" w14:textId="77777777">
        <w:tc>
          <w:tcPr>
            <w:tcW w:w="3070" w:type="dxa"/>
          </w:tcPr>
          <w:p w:rsidRPr="0014383B" w:rsidR="0014383B" w:rsidP="00C913BA" w:rsidRDefault="00F87ED4" w14:paraId="4A3D3470" w14:textId="5A0AD013">
            <w:pPr>
              <w:rPr>
                <w:b/>
                <w:bCs/>
              </w:rPr>
            </w:pPr>
            <w:r>
              <w:rPr>
                <w:b/>
                <w:bCs/>
              </w:rPr>
              <w:t>Dauer</w:t>
            </w:r>
            <w:r w:rsidR="008F6205">
              <w:rPr>
                <w:b/>
                <w:bCs/>
              </w:rPr>
              <w:t xml:space="preserve"> [Jahre]</w:t>
            </w:r>
          </w:p>
        </w:tc>
        <w:tc>
          <w:tcPr>
            <w:tcW w:w="3071" w:type="dxa"/>
          </w:tcPr>
          <w:p w:rsidR="0014383B" w:rsidP="0070190D" w:rsidRDefault="00956448" w14:paraId="291198D0" w14:textId="1D004DCA">
            <w:pPr>
              <w:tabs>
                <w:tab w:val="center" w:pos="1427"/>
              </w:tabs>
            </w:pPr>
            <w:r w:rsidRPr="00A347D8">
              <w:rPr>
                <w:color w:val="00B050"/>
              </w:rPr>
              <w:t>2,61542</w:t>
            </w:r>
            <w:r w:rsidRPr="00A347D8" w:rsidR="0070190D">
              <w:rPr>
                <w:color w:val="00B050"/>
              </w:rPr>
              <w:t xml:space="preserve"> Jahre</w:t>
            </w:r>
          </w:p>
        </w:tc>
        <w:tc>
          <w:tcPr>
            <w:tcW w:w="3071" w:type="dxa"/>
          </w:tcPr>
          <w:p w:rsidR="0014383B" w:rsidP="00C913BA" w:rsidRDefault="00956448" w14:paraId="23201B29" w14:textId="506229C1">
            <w:r w:rsidRPr="00A72421">
              <w:rPr>
                <w:color w:val="00B050"/>
              </w:rPr>
              <w:t>2,60802</w:t>
            </w:r>
            <w:r w:rsidR="0070190D">
              <w:rPr>
                <w:color w:val="00B050"/>
              </w:rPr>
              <w:t xml:space="preserve"> Jahre</w:t>
            </w:r>
          </w:p>
        </w:tc>
      </w:tr>
    </w:tbl>
    <w:p w:rsidR="00742FF7" w:rsidP="00742FF7" w:rsidRDefault="00742FF7" w14:paraId="2EA68705" w14:textId="316DF22D">
      <w:pPr>
        <w:pStyle w:val="berschrift3"/>
      </w:pPr>
      <w:r>
        <w:t>dynamische Investitionsrechnungen</w:t>
      </w:r>
    </w:p>
    <w:p w:rsidR="00FA5CDE" w:rsidP="00FA5CDE" w:rsidRDefault="00FA5CDE" w14:paraId="61F08316" w14:textId="146CB09E">
      <w:pPr>
        <w:pStyle w:val="Listenabsatz"/>
        <w:numPr>
          <w:ilvl w:val="0"/>
          <w:numId w:val="41"/>
        </w:numPr>
      </w:pPr>
      <w:r>
        <w:t>über gesamte Nutzungsdauer des Investitionsobjekts</w:t>
      </w:r>
    </w:p>
    <w:p w:rsidR="00915BBB" w:rsidP="00FA5CDE" w:rsidRDefault="00915BBB" w14:paraId="28C05EF6" w14:textId="0FEEC462">
      <w:pPr>
        <w:pStyle w:val="Listenabsatz"/>
        <w:numPr>
          <w:ilvl w:val="0"/>
          <w:numId w:val="41"/>
        </w:numPr>
      </w:pPr>
      <w:r>
        <w:t>langfristige Investitionen</w:t>
      </w:r>
    </w:p>
    <w:p w:rsidR="00EB5C1B" w:rsidP="00FA5CDE" w:rsidRDefault="00EB5C1B" w14:paraId="55F0A89C" w14:textId="74AADD29">
      <w:pPr>
        <w:pStyle w:val="Listenabsatz"/>
        <w:numPr>
          <w:ilvl w:val="0"/>
          <w:numId w:val="41"/>
        </w:numPr>
      </w:pPr>
      <w:r>
        <w:t>große wirtschaftlich weitreichende Investitionsrechte</w:t>
      </w:r>
      <w:r w:rsidR="0072259A">
        <w:t xml:space="preserve"> (Zinseszinsen und so…)</w:t>
      </w:r>
    </w:p>
    <w:p w:rsidR="003A3E3C" w:rsidP="003A3E3C" w:rsidRDefault="00143E2C" w14:paraId="59F36D6C" w14:textId="4888F839">
      <w:pPr>
        <w:pStyle w:val="berschrift4"/>
      </w:pPr>
      <w:r>
        <w:t>Vorteile</w:t>
      </w:r>
    </w:p>
    <w:p w:rsidRPr="005409E9" w:rsidR="005409E9" w:rsidP="005409E9" w:rsidRDefault="005409E9" w14:paraId="49A78B62" w14:textId="77777777">
      <w:pPr>
        <w:pStyle w:val="Listenabsatz"/>
        <w:numPr>
          <w:ilvl w:val="0"/>
          <w:numId w:val="44"/>
        </w:numPr>
      </w:pPr>
    </w:p>
    <w:p w:rsidR="00143E2C" w:rsidP="00143E2C" w:rsidRDefault="00143E2C" w14:paraId="1AF1E8A2" w14:textId="1C600728">
      <w:pPr>
        <w:pStyle w:val="berschrift4"/>
      </w:pPr>
      <w:r>
        <w:t>Nachteile</w:t>
      </w:r>
    </w:p>
    <w:p w:rsidR="00156850" w:rsidP="00156850" w:rsidRDefault="00156850" w14:paraId="2AFF501E" w14:textId="3EA93CAA">
      <w:pPr>
        <w:pStyle w:val="berschrift4"/>
      </w:pPr>
      <w:r>
        <w:t>Dynamische Investitionsrechnungsarten</w:t>
      </w:r>
    </w:p>
    <w:p w:rsidRPr="00A2688B" w:rsidR="00051EBE" w:rsidP="00051EBE" w:rsidRDefault="00B54346" w14:paraId="0E915027" w14:textId="77777777">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(1+i)</m:t>
              </m:r>
            </m:e>
            <m:sup>
              <m:r>
                <w:rPr>
                  <w:rFonts w:ascii="Cambria Math" w:hAnsi="Cambria Math"/>
                </w:rPr>
                <m:t>-n</m:t>
              </m:r>
            </m:sup>
          </m:sSup>
        </m:oMath>
      </m:oMathPara>
    </w:p>
    <w:p w:rsidRPr="00785C81" w:rsidR="00051EBE" w:rsidP="00051EBE" w:rsidRDefault="00B54346" w14:paraId="77BC92A6" w14:textId="77777777">
      <w:pPr>
        <w:rPr>
          <w:rFonts w:eastAsiaTheme="minorEastAsia"/>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n</m:t>
                  </m:r>
                </m:sub>
              </m:sSub>
            </m:num>
            <m:den>
              <m:sSup>
                <m:sSupPr>
                  <m:ctrlPr>
                    <w:rPr>
                      <w:rFonts w:ascii="Cambria Math" w:hAnsi="Cambria Math" w:eastAsia="Cambria Math" w:cs="Cambria Math"/>
                      <w:i/>
                    </w:rPr>
                  </m:ctrlPr>
                </m:sSupPr>
                <m:e>
                  <m:d>
                    <m:dPr>
                      <m:ctrlPr>
                        <w:rPr>
                          <w:rFonts w:ascii="Cambria Math" w:hAnsi="Cambria Math" w:eastAsia="Cambria Math" w:cs="Cambria Math"/>
                          <w:i/>
                        </w:rPr>
                      </m:ctrlPr>
                    </m:dPr>
                    <m:e>
                      <m:r>
                        <w:rPr>
                          <w:rFonts w:ascii="Cambria Math" w:hAnsi="Cambria Math" w:eastAsia="Cambria Math" w:cs="Cambria Math"/>
                        </w:rPr>
                        <m:t>1+i</m:t>
                      </m:r>
                    </m:e>
                  </m:d>
                </m:e>
                <m:sup>
                  <m:r>
                    <w:rPr>
                      <w:rFonts w:ascii="Cambria Math" w:hAnsi="Cambria Math" w:eastAsia="Cambria Math" w:cs="Cambria Math"/>
                    </w:rPr>
                    <m:t>-n</m:t>
                  </m:r>
                </m:sup>
              </m:sSup>
            </m:den>
          </m:f>
        </m:oMath>
      </m:oMathPara>
    </w:p>
    <w:p w:rsidR="00051EBE" w:rsidP="00051EBE" w:rsidRDefault="00B54346" w14:paraId="1852EA23" w14:textId="77777777">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00051EBE">
        <w:rPr>
          <w:rFonts w:eastAsiaTheme="minorEastAsia"/>
        </w:rPr>
        <w:t xml:space="preserve"> = Barwert</w:t>
      </w:r>
    </w:p>
    <w:p w:rsidR="00051EBE" w:rsidP="00051EBE" w:rsidRDefault="00B54346" w14:paraId="3FECEFB2" w14:textId="77777777">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051EBE">
        <w:rPr>
          <w:rFonts w:eastAsiaTheme="minorEastAsia"/>
        </w:rPr>
        <w:t xml:space="preserve"> = zukünftiger Wert der Ein- / Auszahlung</w:t>
      </w:r>
    </w:p>
    <w:p w:rsidR="00051EBE" w:rsidP="00051EBE" w:rsidRDefault="00051EBE" w14:paraId="7FB4553B" w14:textId="77777777">
      <w:pPr>
        <w:rPr>
          <w:rFonts w:eastAsiaTheme="minorEastAsia"/>
        </w:rPr>
      </w:pPr>
      <m:oMath>
        <m:r>
          <w:rPr>
            <w:rFonts w:ascii="Cambria Math" w:hAnsi="Cambria Math" w:eastAsia="Cambria Math" w:cs="Cambria Math"/>
          </w:rPr>
          <m:t>n</m:t>
        </m:r>
      </m:oMath>
      <w:r>
        <w:rPr>
          <w:rFonts w:eastAsiaTheme="minorEastAsia"/>
        </w:rPr>
        <w:t xml:space="preserve"> = Zeitraum in Jahren</w:t>
      </w:r>
    </w:p>
    <w:p w:rsidRPr="00051EBE" w:rsidR="00051EBE" w:rsidP="00051EBE" w:rsidRDefault="00051EBE" w14:paraId="7D891255" w14:textId="725B160D">
      <w:pPr>
        <w:rPr>
          <w:rFonts w:eastAsiaTheme="minorEastAsia"/>
        </w:rPr>
      </w:pPr>
      <m:oMath>
        <m:r>
          <w:rPr>
            <w:rFonts w:ascii="Cambria Math" w:hAnsi="Cambria Math" w:eastAsia="Cambria Math" w:cs="Cambria Math"/>
          </w:rPr>
          <m:t>i</m:t>
        </m:r>
      </m:oMath>
      <w:r>
        <w:rPr>
          <w:rFonts w:eastAsiaTheme="minorEastAsia"/>
        </w:rPr>
        <w:t xml:space="preserve"> = Prozentsatz / Zinssatz</w:t>
      </w:r>
    </w:p>
    <w:p w:rsidR="00156850" w:rsidP="002E3620" w:rsidRDefault="002E3620" w14:paraId="25FDD532" w14:textId="064280EC">
      <w:pPr>
        <w:pStyle w:val="berschrift5"/>
      </w:pPr>
      <w:r>
        <w:t>Kapitalwertmethode</w:t>
      </w:r>
    </w:p>
    <w:p w:rsidR="00F475A7" w:rsidP="0003292B" w:rsidRDefault="00F475A7" w14:paraId="6BBE841A" w14:textId="6C325A81">
      <w:r>
        <w:t>Ein Unternehmen kauft heute eine Maschine um € 100.000,-- und bezahlt sie sofort.</w:t>
      </w:r>
      <w:r w:rsidR="002F5DDD">
        <w:br/>
      </w:r>
      <w:r>
        <w:t>Folgende Einnahmen und Ausgaben erwartet der Unternehmer im Zusammenhang mit dieser Maschine:</w:t>
      </w:r>
    </w:p>
    <w:tbl>
      <w:tblPr>
        <w:tblStyle w:val="Tabellenraster"/>
        <w:tblW w:w="0" w:type="auto"/>
        <w:tblInd w:w="1242" w:type="dxa"/>
        <w:tblLook w:val="04A0" w:firstRow="1" w:lastRow="0" w:firstColumn="1" w:lastColumn="0" w:noHBand="0" w:noVBand="1"/>
      </w:tblPr>
      <w:tblGrid>
        <w:gridCol w:w="1828"/>
        <w:gridCol w:w="2000"/>
        <w:gridCol w:w="2126"/>
      </w:tblGrid>
      <w:tr w:rsidR="00DE3ADE" w:rsidTr="00DE3ADE" w14:paraId="5CE2E2C4" w14:textId="77777777">
        <w:tc>
          <w:tcPr>
            <w:tcW w:w="1828" w:type="dxa"/>
          </w:tcPr>
          <w:p w:rsidRPr="005B15A3" w:rsidR="00DE3ADE" w:rsidP="005B15A3" w:rsidRDefault="00DE3ADE" w14:paraId="42808B0F" w14:textId="499419DC">
            <w:pPr>
              <w:jc w:val="center"/>
              <w:rPr>
                <w:b/>
                <w:bCs/>
              </w:rPr>
            </w:pPr>
            <w:r w:rsidRPr="005B15A3">
              <w:rPr>
                <w:b/>
                <w:bCs/>
              </w:rPr>
              <w:t>Nutzungsjahr</w:t>
            </w:r>
          </w:p>
        </w:tc>
        <w:tc>
          <w:tcPr>
            <w:tcW w:w="2000" w:type="dxa"/>
          </w:tcPr>
          <w:p w:rsidRPr="005B15A3" w:rsidR="00DE3ADE" w:rsidP="005B15A3" w:rsidRDefault="00DE3ADE" w14:paraId="58638ABA" w14:textId="26768E41">
            <w:pPr>
              <w:jc w:val="center"/>
              <w:rPr>
                <w:b/>
                <w:bCs/>
              </w:rPr>
            </w:pPr>
            <w:r w:rsidRPr="005B15A3">
              <w:rPr>
                <w:b/>
                <w:bCs/>
              </w:rPr>
              <w:t>Ausgaben</w:t>
            </w:r>
          </w:p>
        </w:tc>
        <w:tc>
          <w:tcPr>
            <w:tcW w:w="2126" w:type="dxa"/>
          </w:tcPr>
          <w:p w:rsidRPr="005B15A3" w:rsidR="00DE3ADE" w:rsidP="005B15A3" w:rsidRDefault="00DE3ADE" w14:paraId="7DCDD7F6" w14:textId="07471DB7">
            <w:pPr>
              <w:jc w:val="center"/>
              <w:rPr>
                <w:b/>
                <w:bCs/>
              </w:rPr>
            </w:pPr>
            <w:r w:rsidRPr="005B15A3">
              <w:rPr>
                <w:b/>
                <w:bCs/>
              </w:rPr>
              <w:t>Einnahmen</w:t>
            </w:r>
          </w:p>
        </w:tc>
      </w:tr>
      <w:tr w:rsidR="00DE3ADE" w:rsidTr="00DE3ADE" w14:paraId="4A0F2B84" w14:textId="77777777">
        <w:tc>
          <w:tcPr>
            <w:tcW w:w="1828" w:type="dxa"/>
          </w:tcPr>
          <w:p w:rsidR="00DE3ADE" w:rsidP="005B15A3" w:rsidRDefault="00DE3ADE" w14:paraId="07225059" w14:textId="0352B2CB">
            <w:pPr>
              <w:jc w:val="center"/>
            </w:pPr>
            <w:r>
              <w:t>1.</w:t>
            </w:r>
          </w:p>
        </w:tc>
        <w:tc>
          <w:tcPr>
            <w:tcW w:w="2000" w:type="dxa"/>
          </w:tcPr>
          <w:p w:rsidR="00DE3ADE" w:rsidP="005B15A3" w:rsidRDefault="00DE3ADE" w14:paraId="4A712353" w14:textId="75371259">
            <w:pPr>
              <w:jc w:val="center"/>
            </w:pPr>
            <w:r>
              <w:t>60.000,--</w:t>
            </w:r>
          </w:p>
        </w:tc>
        <w:tc>
          <w:tcPr>
            <w:tcW w:w="2126" w:type="dxa"/>
          </w:tcPr>
          <w:p w:rsidR="00DE3ADE" w:rsidP="005B15A3" w:rsidRDefault="00DE3ADE" w14:paraId="7164FB72" w14:textId="348A5E69">
            <w:pPr>
              <w:jc w:val="center"/>
            </w:pPr>
            <w:r>
              <w:t>40.000,--</w:t>
            </w:r>
          </w:p>
        </w:tc>
      </w:tr>
      <w:tr w:rsidR="00DE3ADE" w:rsidTr="00DE3ADE" w14:paraId="41AD1114" w14:textId="77777777">
        <w:tc>
          <w:tcPr>
            <w:tcW w:w="1828" w:type="dxa"/>
          </w:tcPr>
          <w:p w:rsidR="00DE3ADE" w:rsidP="005B15A3" w:rsidRDefault="00DE3ADE" w14:paraId="43053E65" w14:textId="18577518">
            <w:pPr>
              <w:jc w:val="center"/>
            </w:pPr>
            <w:r>
              <w:t>2.</w:t>
            </w:r>
          </w:p>
        </w:tc>
        <w:tc>
          <w:tcPr>
            <w:tcW w:w="2000" w:type="dxa"/>
          </w:tcPr>
          <w:p w:rsidR="00DE3ADE" w:rsidP="005B15A3" w:rsidRDefault="00DE3ADE" w14:paraId="3B37818F" w14:textId="66F0F484">
            <w:pPr>
              <w:jc w:val="center"/>
            </w:pPr>
            <w:r>
              <w:t>80.000,--</w:t>
            </w:r>
          </w:p>
        </w:tc>
        <w:tc>
          <w:tcPr>
            <w:tcW w:w="2126" w:type="dxa"/>
          </w:tcPr>
          <w:p w:rsidR="00DE3ADE" w:rsidP="005B15A3" w:rsidRDefault="00DE3ADE" w14:paraId="5B720EC2" w14:textId="39A8B320">
            <w:pPr>
              <w:jc w:val="center"/>
            </w:pPr>
            <w:r>
              <w:t>120.000,--</w:t>
            </w:r>
          </w:p>
        </w:tc>
      </w:tr>
      <w:tr w:rsidR="00DE3ADE" w:rsidTr="00DE3ADE" w14:paraId="7EE78584" w14:textId="77777777">
        <w:tc>
          <w:tcPr>
            <w:tcW w:w="1828" w:type="dxa"/>
          </w:tcPr>
          <w:p w:rsidR="00DE3ADE" w:rsidP="005B15A3" w:rsidRDefault="00DE3ADE" w14:paraId="2774F59F" w14:textId="5747C6D2">
            <w:pPr>
              <w:jc w:val="center"/>
            </w:pPr>
            <w:r>
              <w:t>3.</w:t>
            </w:r>
          </w:p>
        </w:tc>
        <w:tc>
          <w:tcPr>
            <w:tcW w:w="2000" w:type="dxa"/>
          </w:tcPr>
          <w:p w:rsidR="00DE3ADE" w:rsidP="005B15A3" w:rsidRDefault="00DE3ADE" w14:paraId="4CFFA7EF" w14:textId="2A362E0E">
            <w:pPr>
              <w:jc w:val="center"/>
            </w:pPr>
            <w:r>
              <w:t>120.000,--</w:t>
            </w:r>
          </w:p>
        </w:tc>
        <w:tc>
          <w:tcPr>
            <w:tcW w:w="2126" w:type="dxa"/>
          </w:tcPr>
          <w:p w:rsidR="00DE3ADE" w:rsidP="005B15A3" w:rsidRDefault="00DE3ADE" w14:paraId="06DA4722" w14:textId="25782222">
            <w:pPr>
              <w:jc w:val="center"/>
            </w:pPr>
            <w:r>
              <w:t>180.000,--</w:t>
            </w:r>
          </w:p>
        </w:tc>
      </w:tr>
      <w:tr w:rsidR="00DE3ADE" w:rsidTr="00DE3ADE" w14:paraId="00B9D16F" w14:textId="77777777">
        <w:tc>
          <w:tcPr>
            <w:tcW w:w="1828" w:type="dxa"/>
          </w:tcPr>
          <w:p w:rsidR="00DE3ADE" w:rsidP="005B15A3" w:rsidRDefault="00DE3ADE" w14:paraId="12FA1291" w14:textId="511E92C6">
            <w:pPr>
              <w:jc w:val="center"/>
            </w:pPr>
            <w:r>
              <w:t>4.</w:t>
            </w:r>
          </w:p>
        </w:tc>
        <w:tc>
          <w:tcPr>
            <w:tcW w:w="2000" w:type="dxa"/>
          </w:tcPr>
          <w:p w:rsidR="00DE3ADE" w:rsidP="005B15A3" w:rsidRDefault="00DE3ADE" w14:paraId="1EA6F0A9" w14:textId="4715710E">
            <w:pPr>
              <w:jc w:val="center"/>
            </w:pPr>
            <w:r>
              <w:t>130.000,--</w:t>
            </w:r>
          </w:p>
        </w:tc>
        <w:tc>
          <w:tcPr>
            <w:tcW w:w="2126" w:type="dxa"/>
          </w:tcPr>
          <w:p w:rsidR="00DE3ADE" w:rsidP="005B15A3" w:rsidRDefault="00DE3ADE" w14:paraId="056B4EC7" w14:textId="18917AE2">
            <w:pPr>
              <w:jc w:val="center"/>
            </w:pPr>
            <w:r>
              <w:t>200.000,--</w:t>
            </w:r>
          </w:p>
        </w:tc>
      </w:tr>
    </w:tbl>
    <w:p w:rsidR="00F475A7" w:rsidP="0003292B" w:rsidRDefault="00F475A7" w14:paraId="3DDC5DFB" w14:textId="275755E3"/>
    <w:p w:rsidR="005B15A3" w:rsidP="0003292B" w:rsidRDefault="005B15A3" w14:paraId="5C86A71A" w14:textId="18D54380">
      <w:r>
        <w:t>Der Kalkulationszinssatz wird für die beiden ersten Nutzungsjahre mit 10 % p.a. festgelegt, für das dritte und vierte Nutzungsjahr mit 12 % p.a.</w:t>
      </w:r>
    </w:p>
    <w:p w:rsidRPr="0003292B" w:rsidR="0077475D" w:rsidP="0003292B" w:rsidRDefault="00A66A45" w14:paraId="79592A59" w14:textId="77777777">
      <w:r>
        <w:t>Berechnung Kapitalwert:</w:t>
      </w:r>
    </w:p>
    <w:tbl>
      <w:tblPr>
        <w:tblStyle w:val="Tabellenraster"/>
        <w:tblW w:w="0" w:type="auto"/>
        <w:tblLook w:val="04A0" w:firstRow="1" w:lastRow="0" w:firstColumn="1" w:lastColumn="0" w:noHBand="0" w:noVBand="1"/>
      </w:tblPr>
      <w:tblGrid>
        <w:gridCol w:w="1316"/>
        <w:gridCol w:w="1316"/>
        <w:gridCol w:w="1316"/>
        <w:gridCol w:w="1316"/>
        <w:gridCol w:w="1316"/>
        <w:gridCol w:w="1316"/>
        <w:gridCol w:w="1316"/>
      </w:tblGrid>
      <w:tr w:rsidR="0077475D" w:rsidTr="0077475D" w14:paraId="4F02C338" w14:textId="77777777">
        <w:tc>
          <w:tcPr>
            <w:tcW w:w="1316" w:type="dxa"/>
          </w:tcPr>
          <w:p w:rsidRPr="000A0EB2" w:rsidR="0077475D" w:rsidP="000A0EB2" w:rsidRDefault="0077475D" w14:paraId="018215F5" w14:textId="77777777">
            <w:pPr>
              <w:rPr>
                <w:b/>
                <w:bCs/>
              </w:rPr>
            </w:pPr>
            <w:r w:rsidRPr="000A0EB2">
              <w:rPr>
                <w:b/>
                <w:bCs/>
              </w:rPr>
              <w:t>Nutzungs-</w:t>
            </w:r>
          </w:p>
          <w:p w:rsidRPr="000A0EB2" w:rsidR="0077475D" w:rsidP="000A0EB2" w:rsidRDefault="0077475D" w14:paraId="59E49B1C" w14:textId="74037C9F">
            <w:pPr>
              <w:rPr>
                <w:b/>
                <w:bCs/>
              </w:rPr>
            </w:pPr>
            <w:r w:rsidRPr="000A0EB2">
              <w:rPr>
                <w:b/>
                <w:bCs/>
              </w:rPr>
              <w:t>jahr</w:t>
            </w:r>
          </w:p>
        </w:tc>
        <w:tc>
          <w:tcPr>
            <w:tcW w:w="1316" w:type="dxa"/>
          </w:tcPr>
          <w:p w:rsidRPr="000A0EB2" w:rsidR="0077475D" w:rsidP="000A0EB2" w:rsidRDefault="0077475D" w14:paraId="321F6667" w14:textId="34378ABF">
            <w:pPr>
              <w:rPr>
                <w:b/>
                <w:bCs/>
              </w:rPr>
            </w:pPr>
            <w:r w:rsidRPr="000A0EB2">
              <w:rPr>
                <w:b/>
                <w:bCs/>
              </w:rPr>
              <w:t>Ausgaben</w:t>
            </w:r>
          </w:p>
        </w:tc>
        <w:tc>
          <w:tcPr>
            <w:tcW w:w="1316" w:type="dxa"/>
          </w:tcPr>
          <w:p w:rsidRPr="000A0EB2" w:rsidR="0077475D" w:rsidP="000A0EB2" w:rsidRDefault="0077475D" w14:paraId="79A8401A" w14:textId="0D7790A3">
            <w:pPr>
              <w:rPr>
                <w:b/>
                <w:bCs/>
              </w:rPr>
            </w:pPr>
            <w:r w:rsidRPr="000A0EB2">
              <w:rPr>
                <w:b/>
                <w:bCs/>
              </w:rPr>
              <w:t>Einnahmen</w:t>
            </w:r>
          </w:p>
        </w:tc>
        <w:tc>
          <w:tcPr>
            <w:tcW w:w="1316" w:type="dxa"/>
          </w:tcPr>
          <w:p w:rsidRPr="000A0EB2" w:rsidR="0077475D" w:rsidP="000A0EB2" w:rsidRDefault="0077475D" w14:paraId="46B0189C" w14:textId="6D39FF5A">
            <w:pPr>
              <w:rPr>
                <w:b/>
                <w:bCs/>
              </w:rPr>
            </w:pPr>
            <w:r w:rsidRPr="000A0EB2">
              <w:rPr>
                <w:b/>
                <w:bCs/>
              </w:rPr>
              <w:t>Saldo</w:t>
            </w:r>
          </w:p>
        </w:tc>
        <w:tc>
          <w:tcPr>
            <w:tcW w:w="1316" w:type="dxa"/>
          </w:tcPr>
          <w:p w:rsidRPr="000A0EB2" w:rsidR="0077475D" w:rsidP="000A0EB2" w:rsidRDefault="0077475D" w14:paraId="69CCF424" w14:textId="77777777">
            <w:pPr>
              <w:rPr>
                <w:b/>
                <w:bCs/>
              </w:rPr>
            </w:pPr>
            <w:r w:rsidRPr="000A0EB2">
              <w:rPr>
                <w:b/>
                <w:bCs/>
              </w:rPr>
              <w:t>Abzinsungs-</w:t>
            </w:r>
          </w:p>
          <w:p w:rsidRPr="000A0EB2" w:rsidR="0077475D" w:rsidP="000A0EB2" w:rsidRDefault="0077475D" w14:paraId="6CACF98D" w14:textId="46B5E9AF">
            <w:pPr>
              <w:rPr>
                <w:b/>
                <w:bCs/>
              </w:rPr>
            </w:pPr>
            <w:r w:rsidRPr="000A0EB2">
              <w:rPr>
                <w:b/>
                <w:bCs/>
              </w:rPr>
              <w:t>faktor</w:t>
            </w:r>
          </w:p>
        </w:tc>
        <w:tc>
          <w:tcPr>
            <w:tcW w:w="1316" w:type="dxa"/>
          </w:tcPr>
          <w:p w:rsidRPr="000A0EB2" w:rsidR="0077475D" w:rsidP="000A0EB2" w:rsidRDefault="0077475D" w14:paraId="42EE911B" w14:textId="76A18FCE">
            <w:pPr>
              <w:rPr>
                <w:b/>
                <w:bCs/>
              </w:rPr>
            </w:pPr>
            <w:r w:rsidRPr="000A0EB2">
              <w:rPr>
                <w:b/>
                <w:bCs/>
              </w:rPr>
              <w:t>Barwert</w:t>
            </w:r>
          </w:p>
        </w:tc>
        <w:tc>
          <w:tcPr>
            <w:tcW w:w="1316" w:type="dxa"/>
          </w:tcPr>
          <w:p w:rsidRPr="000A0EB2" w:rsidR="0077475D" w:rsidP="000A0EB2" w:rsidRDefault="0077475D" w14:paraId="54F9D73C" w14:textId="77777777">
            <w:pPr>
              <w:rPr>
                <w:b/>
                <w:bCs/>
              </w:rPr>
            </w:pPr>
            <w:r w:rsidRPr="000A0EB2">
              <w:rPr>
                <w:b/>
                <w:bCs/>
              </w:rPr>
              <w:t>Kumulierter</w:t>
            </w:r>
          </w:p>
          <w:p w:rsidRPr="000A0EB2" w:rsidR="0077475D" w:rsidP="000A0EB2" w:rsidRDefault="0077475D" w14:paraId="55418E73" w14:textId="3FBCC8BF">
            <w:pPr>
              <w:rPr>
                <w:b/>
                <w:bCs/>
              </w:rPr>
            </w:pPr>
            <w:r w:rsidRPr="000A0EB2">
              <w:rPr>
                <w:b/>
                <w:bCs/>
              </w:rPr>
              <w:t>Barwert</w:t>
            </w:r>
          </w:p>
        </w:tc>
      </w:tr>
      <w:tr w:rsidR="0077475D" w:rsidTr="0077475D" w14:paraId="14092F00" w14:textId="77777777">
        <w:tc>
          <w:tcPr>
            <w:tcW w:w="1316" w:type="dxa"/>
          </w:tcPr>
          <w:p w:rsidR="0077475D" w:rsidP="009813BE" w:rsidRDefault="009813BE" w14:paraId="38081555" w14:textId="2279844F">
            <w:pPr>
              <w:jc w:val="center"/>
            </w:pPr>
            <w:r>
              <w:t>0.</w:t>
            </w:r>
          </w:p>
        </w:tc>
        <w:tc>
          <w:tcPr>
            <w:tcW w:w="1316" w:type="dxa"/>
          </w:tcPr>
          <w:p w:rsidR="0077475D" w:rsidP="00EC5282" w:rsidRDefault="000A0EB2" w14:paraId="29273D7D" w14:textId="062D22CE">
            <w:pPr>
              <w:jc w:val="right"/>
            </w:pPr>
            <w:r>
              <w:t>100.000,--</w:t>
            </w:r>
          </w:p>
        </w:tc>
        <w:tc>
          <w:tcPr>
            <w:tcW w:w="1316" w:type="dxa"/>
          </w:tcPr>
          <w:p w:rsidR="0077475D" w:rsidP="00EC5282" w:rsidRDefault="00AA1BCE" w14:paraId="616EB58E" w14:textId="474509B2">
            <w:pPr>
              <w:jc w:val="right"/>
            </w:pPr>
            <w:r>
              <w:t>0,--</w:t>
            </w:r>
          </w:p>
        </w:tc>
        <w:tc>
          <w:tcPr>
            <w:tcW w:w="1316" w:type="dxa"/>
          </w:tcPr>
          <w:p w:rsidR="0077475D" w:rsidP="00126E26" w:rsidRDefault="00F902E7" w14:paraId="6F37FDEC" w14:textId="03BBCE67">
            <w:pPr>
              <w:jc w:val="right"/>
            </w:pPr>
            <w:r>
              <w:t>-100.000,--</w:t>
            </w:r>
          </w:p>
        </w:tc>
        <w:tc>
          <w:tcPr>
            <w:tcW w:w="1316" w:type="dxa"/>
          </w:tcPr>
          <w:p w:rsidRPr="00FF2EDE" w:rsidR="0077475D" w:rsidP="00B9234B" w:rsidRDefault="00FF2EDE" w14:paraId="521531CE" w14:textId="02435D3C">
            <w:pPr>
              <w:jc w:val="center"/>
              <w:rPr>
                <w:vertAlign w:val="superscript"/>
              </w:rPr>
            </w:pPr>
            <w:r>
              <w:t>(1+0,1)</w:t>
            </w:r>
            <w:r>
              <w:rPr>
                <w:vertAlign w:val="superscript"/>
              </w:rPr>
              <w:t>-0</w:t>
            </w:r>
          </w:p>
        </w:tc>
        <w:tc>
          <w:tcPr>
            <w:tcW w:w="1316" w:type="dxa"/>
          </w:tcPr>
          <w:p w:rsidR="0077475D" w:rsidP="00B9234B" w:rsidRDefault="00FF2EDE" w14:paraId="12249B68" w14:textId="7C6A756A">
            <w:pPr>
              <w:jc w:val="right"/>
            </w:pPr>
            <w:r>
              <w:t>-100.000,--</w:t>
            </w:r>
          </w:p>
        </w:tc>
        <w:tc>
          <w:tcPr>
            <w:tcW w:w="1316" w:type="dxa"/>
          </w:tcPr>
          <w:p w:rsidR="0077475D" w:rsidP="00B9234B" w:rsidRDefault="00FF2EDE" w14:paraId="216AAA04" w14:textId="40862BFA">
            <w:pPr>
              <w:jc w:val="right"/>
            </w:pPr>
            <w:r>
              <w:t>-100.000,--</w:t>
            </w:r>
          </w:p>
        </w:tc>
      </w:tr>
      <w:tr w:rsidR="00EC5282" w:rsidTr="0077475D" w14:paraId="6A642993" w14:textId="77777777">
        <w:tc>
          <w:tcPr>
            <w:tcW w:w="1316" w:type="dxa"/>
          </w:tcPr>
          <w:p w:rsidR="00EC5282" w:rsidP="00EC5282" w:rsidRDefault="00EC5282" w14:paraId="3F5CDAC8" w14:textId="5EA64FDE">
            <w:pPr>
              <w:jc w:val="center"/>
            </w:pPr>
            <w:r>
              <w:t>1.</w:t>
            </w:r>
          </w:p>
        </w:tc>
        <w:tc>
          <w:tcPr>
            <w:tcW w:w="1316" w:type="dxa"/>
          </w:tcPr>
          <w:p w:rsidR="00EC5282" w:rsidP="00EC5282" w:rsidRDefault="00EC5282" w14:paraId="684204F1" w14:textId="72CF84EA">
            <w:pPr>
              <w:jc w:val="right"/>
            </w:pPr>
            <w:r>
              <w:t>60.000,--</w:t>
            </w:r>
          </w:p>
        </w:tc>
        <w:tc>
          <w:tcPr>
            <w:tcW w:w="1316" w:type="dxa"/>
          </w:tcPr>
          <w:p w:rsidR="00EC5282" w:rsidP="00EC5282" w:rsidRDefault="00EC5282" w14:paraId="47C48D08" w14:textId="1E2B05F6">
            <w:pPr>
              <w:jc w:val="right"/>
            </w:pPr>
            <w:r>
              <w:t>40.000,--</w:t>
            </w:r>
          </w:p>
        </w:tc>
        <w:tc>
          <w:tcPr>
            <w:tcW w:w="1316" w:type="dxa"/>
          </w:tcPr>
          <w:p w:rsidR="00EC5282" w:rsidP="00126E26" w:rsidRDefault="00EC5282" w14:paraId="5A6352EE" w14:textId="127E90AA">
            <w:pPr>
              <w:jc w:val="right"/>
            </w:pPr>
            <w:r>
              <w:t>-20.000,--</w:t>
            </w:r>
          </w:p>
        </w:tc>
        <w:tc>
          <w:tcPr>
            <w:tcW w:w="1316" w:type="dxa"/>
          </w:tcPr>
          <w:p w:rsidR="00EC5282" w:rsidP="00B9234B" w:rsidRDefault="00461EFB" w14:paraId="2F716B4C" w14:textId="036C03FF">
            <w:pPr>
              <w:jc w:val="center"/>
            </w:pPr>
            <w:r>
              <w:t>(1+0,1)</w:t>
            </w:r>
            <w:r>
              <w:rPr>
                <w:vertAlign w:val="superscript"/>
              </w:rPr>
              <w:t>-1</w:t>
            </w:r>
          </w:p>
        </w:tc>
        <w:tc>
          <w:tcPr>
            <w:tcW w:w="1316" w:type="dxa"/>
          </w:tcPr>
          <w:p w:rsidR="00EC5282" w:rsidP="00B9234B" w:rsidRDefault="00461EFB" w14:paraId="2D2E1F99" w14:textId="5E9ECD39">
            <w:pPr>
              <w:jc w:val="right"/>
            </w:pPr>
            <w:r>
              <w:t>-18.181,81</w:t>
            </w:r>
          </w:p>
        </w:tc>
        <w:tc>
          <w:tcPr>
            <w:tcW w:w="1316" w:type="dxa"/>
          </w:tcPr>
          <w:p w:rsidR="00EC5282" w:rsidP="00B9234B" w:rsidRDefault="00C1159F" w14:paraId="5D7EF404" w14:textId="10EB9684">
            <w:pPr>
              <w:jc w:val="right"/>
            </w:pPr>
            <w:r>
              <w:t>-118.181,81</w:t>
            </w:r>
          </w:p>
        </w:tc>
      </w:tr>
      <w:tr w:rsidR="00EC5282" w:rsidTr="0077475D" w14:paraId="348F0977" w14:textId="77777777">
        <w:tc>
          <w:tcPr>
            <w:tcW w:w="1316" w:type="dxa"/>
          </w:tcPr>
          <w:p w:rsidR="00EC5282" w:rsidP="00EC5282" w:rsidRDefault="00EC5282" w14:paraId="1F9BCA5D" w14:textId="5EF3464B">
            <w:pPr>
              <w:jc w:val="center"/>
            </w:pPr>
            <w:r>
              <w:t>2.</w:t>
            </w:r>
          </w:p>
        </w:tc>
        <w:tc>
          <w:tcPr>
            <w:tcW w:w="1316" w:type="dxa"/>
          </w:tcPr>
          <w:p w:rsidR="00EC5282" w:rsidP="00EC5282" w:rsidRDefault="00EC5282" w14:paraId="36AF2315" w14:textId="73907911">
            <w:pPr>
              <w:jc w:val="right"/>
            </w:pPr>
            <w:r>
              <w:t>80.000,--</w:t>
            </w:r>
          </w:p>
        </w:tc>
        <w:tc>
          <w:tcPr>
            <w:tcW w:w="1316" w:type="dxa"/>
          </w:tcPr>
          <w:p w:rsidR="00EC5282" w:rsidP="00EC5282" w:rsidRDefault="00EC5282" w14:paraId="77E1B989" w14:textId="0881850E">
            <w:pPr>
              <w:jc w:val="right"/>
            </w:pPr>
            <w:r>
              <w:t>120.000,--</w:t>
            </w:r>
          </w:p>
        </w:tc>
        <w:tc>
          <w:tcPr>
            <w:tcW w:w="1316" w:type="dxa"/>
          </w:tcPr>
          <w:p w:rsidR="00EC5282" w:rsidP="00126E26" w:rsidRDefault="00691826" w14:paraId="2997C5F7" w14:textId="2BCF7A7A">
            <w:pPr>
              <w:jc w:val="right"/>
            </w:pPr>
            <w:r>
              <w:t>+</w:t>
            </w:r>
            <w:r w:rsidR="00EC5282">
              <w:t>40.000,--</w:t>
            </w:r>
          </w:p>
        </w:tc>
        <w:tc>
          <w:tcPr>
            <w:tcW w:w="1316" w:type="dxa"/>
          </w:tcPr>
          <w:p w:rsidR="00EC5282" w:rsidP="00B9234B" w:rsidRDefault="00461EFB" w14:paraId="3E925EAF" w14:textId="3703BF31">
            <w:pPr>
              <w:jc w:val="center"/>
            </w:pPr>
            <w:r>
              <w:t>(1+0,1)</w:t>
            </w:r>
            <w:r>
              <w:rPr>
                <w:vertAlign w:val="superscript"/>
              </w:rPr>
              <w:t>-2</w:t>
            </w:r>
          </w:p>
        </w:tc>
        <w:tc>
          <w:tcPr>
            <w:tcW w:w="1316" w:type="dxa"/>
          </w:tcPr>
          <w:p w:rsidR="00EC5282" w:rsidP="00B9234B" w:rsidRDefault="00001DD9" w14:paraId="10474422" w14:textId="6EB4F0BC">
            <w:pPr>
              <w:jc w:val="right"/>
            </w:pPr>
            <w:r>
              <w:t>+</w:t>
            </w:r>
            <w:r w:rsidR="00461EFB">
              <w:t>33.057,85</w:t>
            </w:r>
          </w:p>
        </w:tc>
        <w:tc>
          <w:tcPr>
            <w:tcW w:w="1316" w:type="dxa"/>
          </w:tcPr>
          <w:p w:rsidR="00EC5282" w:rsidP="00B9234B" w:rsidRDefault="00C1159F" w14:paraId="190D76B0" w14:textId="48ED09F6">
            <w:pPr>
              <w:jc w:val="right"/>
            </w:pPr>
            <w:r>
              <w:t>-85.123,96</w:t>
            </w:r>
          </w:p>
        </w:tc>
      </w:tr>
      <w:tr w:rsidR="00EC5282" w:rsidTr="0077475D" w14:paraId="78C4B300" w14:textId="77777777">
        <w:tc>
          <w:tcPr>
            <w:tcW w:w="1316" w:type="dxa"/>
          </w:tcPr>
          <w:p w:rsidR="00EC5282" w:rsidP="00EC5282" w:rsidRDefault="00EC5282" w14:paraId="6E6AF7AA" w14:textId="6B17EA10">
            <w:pPr>
              <w:jc w:val="center"/>
            </w:pPr>
            <w:r>
              <w:t>3.</w:t>
            </w:r>
          </w:p>
        </w:tc>
        <w:tc>
          <w:tcPr>
            <w:tcW w:w="1316" w:type="dxa"/>
          </w:tcPr>
          <w:p w:rsidR="00EC5282" w:rsidP="00EC5282" w:rsidRDefault="00EC5282" w14:paraId="18AC2202" w14:textId="6BDA1192">
            <w:pPr>
              <w:jc w:val="right"/>
            </w:pPr>
            <w:r>
              <w:t>120.000,--</w:t>
            </w:r>
          </w:p>
        </w:tc>
        <w:tc>
          <w:tcPr>
            <w:tcW w:w="1316" w:type="dxa"/>
          </w:tcPr>
          <w:p w:rsidR="00EC5282" w:rsidP="00EC5282" w:rsidRDefault="00EC5282" w14:paraId="1EA153E9" w14:textId="27E103AE">
            <w:pPr>
              <w:jc w:val="right"/>
            </w:pPr>
            <w:r>
              <w:t>180.000,--</w:t>
            </w:r>
          </w:p>
        </w:tc>
        <w:tc>
          <w:tcPr>
            <w:tcW w:w="1316" w:type="dxa"/>
          </w:tcPr>
          <w:p w:rsidR="00EC5282" w:rsidP="00126E26" w:rsidRDefault="00691826" w14:paraId="2E1CD96D" w14:textId="519A5CC8">
            <w:pPr>
              <w:jc w:val="right"/>
            </w:pPr>
            <w:r>
              <w:t>+</w:t>
            </w:r>
            <w:r w:rsidR="00EC5282">
              <w:t>60.000,--</w:t>
            </w:r>
          </w:p>
        </w:tc>
        <w:tc>
          <w:tcPr>
            <w:tcW w:w="1316" w:type="dxa"/>
          </w:tcPr>
          <w:p w:rsidR="00EC5282" w:rsidP="00B9234B" w:rsidRDefault="00461EFB" w14:paraId="23CE04E3" w14:textId="305C9D50">
            <w:pPr>
              <w:jc w:val="center"/>
            </w:pPr>
            <w:r>
              <w:t>(1+0,12)</w:t>
            </w:r>
            <w:r>
              <w:rPr>
                <w:vertAlign w:val="superscript"/>
              </w:rPr>
              <w:t>-3</w:t>
            </w:r>
          </w:p>
        </w:tc>
        <w:tc>
          <w:tcPr>
            <w:tcW w:w="1316" w:type="dxa"/>
          </w:tcPr>
          <w:p w:rsidR="00EC5282" w:rsidP="00B9234B" w:rsidRDefault="00001DD9" w14:paraId="319E4D96" w14:textId="2E845BE7">
            <w:pPr>
              <w:jc w:val="right"/>
            </w:pPr>
            <w:r>
              <w:t>+</w:t>
            </w:r>
            <w:r w:rsidR="00461EFB">
              <w:t>42.706,81</w:t>
            </w:r>
          </w:p>
        </w:tc>
        <w:tc>
          <w:tcPr>
            <w:tcW w:w="1316" w:type="dxa"/>
          </w:tcPr>
          <w:p w:rsidR="00EC5282" w:rsidP="00B9234B" w:rsidRDefault="00C1159F" w14:paraId="21133428" w14:textId="3122DF1F">
            <w:pPr>
              <w:jc w:val="right"/>
            </w:pPr>
            <w:r>
              <w:t>-42.417,15</w:t>
            </w:r>
          </w:p>
        </w:tc>
      </w:tr>
      <w:tr w:rsidR="00EC5282" w:rsidTr="0077475D" w14:paraId="77C6FF8A" w14:textId="77777777">
        <w:tc>
          <w:tcPr>
            <w:tcW w:w="1316" w:type="dxa"/>
          </w:tcPr>
          <w:p w:rsidR="00EC5282" w:rsidP="00EC5282" w:rsidRDefault="00EC5282" w14:paraId="2D140A5A" w14:textId="09F3AE6B">
            <w:pPr>
              <w:jc w:val="center"/>
            </w:pPr>
            <w:r>
              <w:t>4.</w:t>
            </w:r>
          </w:p>
        </w:tc>
        <w:tc>
          <w:tcPr>
            <w:tcW w:w="1316" w:type="dxa"/>
          </w:tcPr>
          <w:p w:rsidR="00EC5282" w:rsidP="00EC5282" w:rsidRDefault="00EC5282" w14:paraId="74DDE234" w14:textId="7E56E494">
            <w:pPr>
              <w:jc w:val="right"/>
            </w:pPr>
            <w:r>
              <w:t>130.000,--</w:t>
            </w:r>
          </w:p>
        </w:tc>
        <w:tc>
          <w:tcPr>
            <w:tcW w:w="1316" w:type="dxa"/>
          </w:tcPr>
          <w:p w:rsidR="00EC5282" w:rsidP="00EC5282" w:rsidRDefault="00EC5282" w14:paraId="7F3BD7FA" w14:textId="668BEEB6">
            <w:pPr>
              <w:jc w:val="right"/>
            </w:pPr>
            <w:r>
              <w:t>200.000,--</w:t>
            </w:r>
          </w:p>
        </w:tc>
        <w:tc>
          <w:tcPr>
            <w:tcW w:w="1316" w:type="dxa"/>
          </w:tcPr>
          <w:p w:rsidR="00EC5282" w:rsidP="00126E26" w:rsidRDefault="00691826" w14:paraId="35D99206" w14:textId="29E642EB">
            <w:pPr>
              <w:jc w:val="right"/>
            </w:pPr>
            <w:r>
              <w:t>+</w:t>
            </w:r>
            <w:r w:rsidR="00EC5282">
              <w:t>70.000,--</w:t>
            </w:r>
          </w:p>
        </w:tc>
        <w:tc>
          <w:tcPr>
            <w:tcW w:w="1316" w:type="dxa"/>
          </w:tcPr>
          <w:p w:rsidR="00EC5282" w:rsidP="00B9234B" w:rsidRDefault="00461EFB" w14:paraId="76C3C1EC" w14:textId="011E1905">
            <w:pPr>
              <w:jc w:val="center"/>
            </w:pPr>
            <w:r>
              <w:t>(1+0,12)</w:t>
            </w:r>
            <w:r>
              <w:rPr>
                <w:vertAlign w:val="superscript"/>
              </w:rPr>
              <w:t>-4</w:t>
            </w:r>
          </w:p>
        </w:tc>
        <w:tc>
          <w:tcPr>
            <w:tcW w:w="1316" w:type="dxa"/>
          </w:tcPr>
          <w:p w:rsidR="00EC5282" w:rsidP="00B9234B" w:rsidRDefault="00001DD9" w14:paraId="4EF38174" w14:textId="26C66D49">
            <w:pPr>
              <w:jc w:val="right"/>
            </w:pPr>
            <w:r>
              <w:t>+</w:t>
            </w:r>
            <w:r w:rsidR="00461EFB">
              <w:t>44.486,2</w:t>
            </w:r>
            <w:r w:rsidR="00D859DD">
              <w:t>7</w:t>
            </w:r>
          </w:p>
        </w:tc>
        <w:tc>
          <w:tcPr>
            <w:tcW w:w="1316" w:type="dxa"/>
          </w:tcPr>
          <w:p w:rsidR="00EC5282" w:rsidP="00B9234B" w:rsidRDefault="00001DD9" w14:paraId="6EBA2FC1" w14:textId="255B3E1F">
            <w:pPr>
              <w:jc w:val="right"/>
            </w:pPr>
            <w:r>
              <w:t>+</w:t>
            </w:r>
            <w:r w:rsidR="00C1159F">
              <w:t>2.069,11</w:t>
            </w:r>
          </w:p>
        </w:tc>
      </w:tr>
    </w:tbl>
    <w:p w:rsidR="00A66A45" w:rsidP="0003292B" w:rsidRDefault="00A66A45" w14:paraId="488B4903" w14:textId="6AEBF085"/>
    <w:p w:rsidRPr="0003292B" w:rsidR="00387C1D" w:rsidP="0003292B" w:rsidRDefault="005E1174" w14:paraId="13111D3E" w14:textId="4C9AE8FE">
      <w:r>
        <w:t>Kapitalwert nach dem 4. Nutzungsjahr: +2.069,11</w:t>
      </w:r>
      <w:r w:rsidR="00CB1AF7">
        <w:t xml:space="preserve"> €</w:t>
      </w:r>
    </w:p>
    <w:p w:rsidR="002E3620" w:rsidP="002E3620" w:rsidRDefault="002E3620" w14:paraId="22124B87" w14:textId="325977BA">
      <w:pPr>
        <w:pStyle w:val="berschrift5"/>
      </w:pPr>
      <w:r>
        <w:t>dynamische Amortisationsrechnung</w:t>
      </w:r>
    </w:p>
    <w:p w:rsidR="00EF14DB" w:rsidP="00EF14DB" w:rsidRDefault="00EF14DB" w14:paraId="2D52E6B3" w14:textId="6DE94657">
      <w:pPr>
        <w:pStyle w:val="Listenabsatz"/>
        <w:numPr>
          <w:ilvl w:val="0"/>
          <w:numId w:val="15"/>
        </w:numPr>
      </w:pPr>
      <w:r>
        <w:t>leitet sich aus der Kapitalwertmethode ab</w:t>
      </w:r>
    </w:p>
    <w:p w:rsidR="00387C1D" w:rsidP="00387C1D" w:rsidRDefault="00387C1D" w14:paraId="293C714A" w14:textId="2769FDF5">
      <w:r>
        <w:t>Ab dem 4. Jahr ist man im positiven Bereich. Ab dann hat sich die Investition amortisiert.</w:t>
      </w:r>
    </w:p>
    <w:p w:rsidR="00A04F15" w:rsidRDefault="00A04F15" w14:paraId="28406B75" w14:textId="4A673DF9">
      <w:r>
        <w:br w:type="page"/>
      </w:r>
    </w:p>
    <w:p w:rsidR="00A04F15" w:rsidP="00A04F15" w:rsidRDefault="00A04F15" w14:paraId="75C14475" w14:textId="3FD5299D">
      <w:pPr>
        <w:pStyle w:val="berschrift2"/>
      </w:pPr>
      <w:r>
        <w:t>Entlohnungsformen</w:t>
      </w:r>
    </w:p>
    <w:p w:rsidR="00A04F15" w:rsidP="003D17DA" w:rsidRDefault="003D17DA" w14:paraId="6FAA4E6A" w14:textId="0ACAFB9F">
      <w:pPr>
        <w:pStyle w:val="berschrift3"/>
      </w:pPr>
      <w:r>
        <w:t>Zeitlohn</w:t>
      </w:r>
    </w:p>
    <w:p w:rsidR="003D17DA" w:rsidP="003D17DA" w:rsidRDefault="003D17DA" w14:paraId="2823A707" w14:textId="78B87BBB">
      <w:pPr>
        <w:pStyle w:val="berschrift4"/>
      </w:pPr>
      <w:r>
        <w:t>Gehalt</w:t>
      </w:r>
    </w:p>
    <w:p w:rsidRPr="006028D3" w:rsidR="006028D3" w:rsidP="006028D3" w:rsidRDefault="006028D3" w14:paraId="586FAA6C" w14:textId="2E628D62">
      <w:r>
        <w:t>bekommen Angestellte</w:t>
      </w:r>
      <w:r w:rsidR="0042353B">
        <w:t xml:space="preserve"> (früher war der Unterschied zu Arbeiter noch wichtiger)</w:t>
      </w:r>
    </w:p>
    <w:p w:rsidR="003D17DA" w:rsidP="003D17DA" w:rsidRDefault="003D17DA" w14:paraId="6AB00739" w14:textId="6CE94910">
      <w:pPr>
        <w:pStyle w:val="berschrift4"/>
      </w:pPr>
      <w:r>
        <w:t>Lohn (Stundenlohn</w:t>
      </w:r>
      <w:r w:rsidR="00860360">
        <w:t>)</w:t>
      </w:r>
    </w:p>
    <w:p w:rsidRPr="006028D3" w:rsidR="006028D3" w:rsidP="006028D3" w:rsidRDefault="006028D3" w14:paraId="4CA4DAAE" w14:textId="31CB1995">
      <w:r>
        <w:t>bekommen Arbeiter</w:t>
      </w:r>
      <w:r w:rsidR="0042353B">
        <w:t xml:space="preserve"> (früher war der Unterschied zu Angestellte noch wichtiger)</w:t>
      </w:r>
    </w:p>
    <w:p w:rsidR="003D17DA" w:rsidP="003D17DA" w:rsidRDefault="007340AB" w14:paraId="2BFB6F72" w14:textId="5D0FDDB5">
      <w:pPr>
        <w:pStyle w:val="berschrift3"/>
      </w:pPr>
      <w:r>
        <w:t>Leistungsl</w:t>
      </w:r>
      <w:r w:rsidR="005B77F8">
        <w:t>ohn</w:t>
      </w:r>
    </w:p>
    <w:p w:rsidR="009C5CFE" w:rsidP="009C5CFE" w:rsidRDefault="009C5CFE" w14:paraId="44B95374" w14:textId="0E0CEB73">
      <w:pPr>
        <w:pStyle w:val="berschrift4"/>
      </w:pPr>
      <w:r>
        <w:t>Akkordlohn</w:t>
      </w:r>
    </w:p>
    <w:p w:rsidRPr="009E6531" w:rsidR="009E6531" w:rsidP="009E6531" w:rsidRDefault="009E6531" w14:paraId="20B143D7" w14:textId="77B51559">
      <w:r>
        <w:t>Zuschläge, weil man zum Beispiel schneller arbeitet (z.B.: Fließband)</w:t>
      </w:r>
    </w:p>
    <w:p w:rsidR="009C5CFE" w:rsidP="009C5CFE" w:rsidRDefault="009C5CFE" w14:paraId="38C8E233" w14:textId="0F7CEE9F">
      <w:pPr>
        <w:pStyle w:val="berschrift4"/>
      </w:pPr>
      <w:r>
        <w:t>Prämien</w:t>
      </w:r>
    </w:p>
    <w:p w:rsidR="00350E34" w:rsidP="00350E34" w:rsidRDefault="00350E34" w14:paraId="46DB0BB3" w14:textId="59C713AD">
      <w:r>
        <w:t>z.B.: Wenn man gute Qualität abliefert, kann man eine Qualitätsprämie bekommen</w:t>
      </w:r>
    </w:p>
    <w:p w:rsidR="00370D48" w:rsidP="00350E34" w:rsidRDefault="00370D48" w14:paraId="454AC810" w14:textId="3BA67D7F">
      <w:r>
        <w:t>andere: Ersparnisprämie, Terminprämie</w:t>
      </w:r>
    </w:p>
    <w:p w:rsidRPr="00350E34" w:rsidR="00AB6C1A" w:rsidP="00350E34" w:rsidRDefault="00AB6C1A" w14:paraId="7D293F0F" w14:textId="38FF7DD2">
      <w:r w:rsidRPr="0010118E">
        <w:rPr>
          <w:b/>
          <w:bCs/>
        </w:rPr>
        <w:t>P</w:t>
      </w:r>
      <w:r w:rsidRPr="0010118E" w:rsidR="0010118E">
        <w:rPr>
          <w:b/>
          <w:bCs/>
        </w:rPr>
        <w:t>ö</w:t>
      </w:r>
      <w:r w:rsidRPr="0010118E">
        <w:rPr>
          <w:b/>
          <w:bCs/>
        </w:rPr>
        <w:t>nale</w:t>
      </w:r>
      <w:r>
        <w:t>:</w:t>
      </w:r>
      <w:r w:rsidRPr="0010118E" w:rsidR="0010118E">
        <w:t xml:space="preserve"> Die Vertragsstrafe (auch Konventionalstrafe oder Konventionsstrafe genannt) ist eine dem Vertragspartner fest zugesagte Geldsumme für den Fall, dass der Versprechende seine vertraglichen Verpflichtungen nicht oder nicht in gehöriger Weise erfüllt. Sie wird auch als Pönale bezeichnet.</w:t>
      </w:r>
      <w:r w:rsidR="0010118E">
        <w:t xml:space="preserve"> </w:t>
      </w:r>
    </w:p>
    <w:p w:rsidR="009C5CFE" w:rsidP="009C5CFE" w:rsidRDefault="009C5CFE" w14:paraId="32879579" w14:textId="7FF6B481">
      <w:pPr>
        <w:pStyle w:val="berschrift4"/>
      </w:pPr>
      <w:r>
        <w:t>Provisionen</w:t>
      </w:r>
    </w:p>
    <w:p w:rsidRPr="002B1503" w:rsidR="002B1503" w:rsidP="002B1503" w:rsidRDefault="002B1503" w14:paraId="3677BFF6" w14:textId="247B78FF">
      <w:r>
        <w:t>Zum Beispiel bekommt man für bestimmte verkauft Produkte Provisionen.</w:t>
      </w:r>
    </w:p>
    <w:p w:rsidR="009C5CFE" w:rsidP="009C5CFE" w:rsidRDefault="009C5CFE" w14:paraId="2E6FF119" w14:textId="38CA65D5">
      <w:pPr>
        <w:pStyle w:val="berschrift4"/>
      </w:pPr>
      <w:r>
        <w:t>Zulagen</w:t>
      </w:r>
    </w:p>
    <w:p w:rsidRPr="00DA0EBF" w:rsidR="00DA0EBF" w:rsidP="00DA0EBF" w:rsidRDefault="00DA0EBF" w14:paraId="47B1679B" w14:textId="0302C4D1">
      <w:r>
        <w:t>Man bekommt mehr Geld, weil die Arbeit schwerer ist</w:t>
      </w:r>
      <w:r w:rsidR="008E0721">
        <w:t xml:space="preserve"> (zum Beispeil: Nachtdienst)</w:t>
      </w:r>
    </w:p>
    <w:p w:rsidR="00646283" w:rsidP="000C4C25" w:rsidRDefault="00376910" w14:paraId="308B0A30" w14:textId="73AD12BA">
      <w:pPr>
        <w:pStyle w:val="berschrift3"/>
      </w:pPr>
      <w:r>
        <w:t>Erfolgsbeteiligungen</w:t>
      </w:r>
    </w:p>
    <w:p w:rsidRPr="000C4C25" w:rsidR="000C4C25" w:rsidP="000C4C25" w:rsidRDefault="000C4C25" w14:paraId="51B468F3" w14:textId="271606B3">
      <w:r>
        <w:t>Man bekommt einen bestimmten Teil des Gewinns ausgezahlt, weil man Teile einer Aktiengesellschaft kauft.</w:t>
      </w:r>
    </w:p>
    <w:p w:rsidRPr="00FA5CDE" w:rsidR="005D6B9E" w:rsidP="005D6B9E" w:rsidRDefault="005D6B9E" w14:paraId="301B5153" w14:textId="77777777"/>
    <w:p w:rsidR="00E720C7" w:rsidP="00863965" w:rsidRDefault="00E720C7" w14:paraId="5D67E115" w14:textId="0531BA3A"/>
    <w:p w:rsidR="00E720C7" w:rsidP="00863965" w:rsidRDefault="00E720C7" w14:paraId="146D7611" w14:textId="1B527CEA"/>
    <w:p w:rsidR="00E720C7" w:rsidP="00863965" w:rsidRDefault="00E720C7" w14:paraId="18BA2E97" w14:textId="20AB5FEE"/>
    <w:p w:rsidRPr="00234601" w:rsidR="00234601" w:rsidP="00234601" w:rsidRDefault="00234601" w14:paraId="61137F1C" w14:textId="77777777"/>
    <w:p w:rsidR="00054432" w:rsidRDefault="00054432" w14:paraId="3761B6AE" w14:textId="77777777">
      <w:pPr>
        <w:rPr>
          <w:rFonts w:asciiTheme="majorHAnsi" w:hAnsiTheme="majorHAnsi" w:eastAsiaTheme="majorEastAsia" w:cstheme="majorBidi"/>
          <w:b/>
          <w:bCs/>
          <w:color w:val="365F91" w:themeColor="accent1" w:themeShade="BF"/>
          <w:sz w:val="28"/>
          <w:szCs w:val="28"/>
        </w:rPr>
      </w:pPr>
      <w:bookmarkStart w:name="_Toc85471067" w:id="36"/>
      <w:bookmarkEnd w:id="34"/>
      <w:r>
        <w:br w:type="page"/>
      </w:r>
    </w:p>
    <w:p w:rsidR="00FA6307" w:rsidP="00F465C2" w:rsidRDefault="00CA233E" w14:paraId="38147889" w14:textId="73F92086">
      <w:pPr>
        <w:pStyle w:val="berschrift1"/>
      </w:pPr>
      <w:r>
        <w:t>Übung</w:t>
      </w:r>
      <w:bookmarkEnd w:id="36"/>
      <w:r w:rsidR="003E212E">
        <w:t>en</w:t>
      </w:r>
    </w:p>
    <w:p w:rsidR="001301C5" w:rsidP="001301C5" w:rsidRDefault="001301C5" w14:paraId="0467FFC3" w14:textId="16203C4B">
      <w:pPr>
        <w:pStyle w:val="berschrift2"/>
      </w:pPr>
      <w:bookmarkStart w:name="_Toc85471068" w:id="37"/>
      <w:r>
        <w:t>Organigram für 3 / 300 Personen</w:t>
      </w:r>
      <w:bookmarkEnd w:id="37"/>
    </w:p>
    <w:p w:rsidR="00522D2A" w:rsidP="00522D2A" w:rsidRDefault="00522D2A" w14:paraId="57C664B3" w14:textId="3BE2B576">
      <w:pPr>
        <w:pStyle w:val="berschrift3"/>
      </w:pPr>
      <w:bookmarkStart w:name="_Toc85471069" w:id="38"/>
      <w:r>
        <w:t>3-Personen-Organigram</w:t>
      </w:r>
      <w:bookmarkEnd w:id="38"/>
    </w:p>
    <w:p w:rsidR="00522D2A" w:rsidP="00522D2A" w:rsidRDefault="00A16BD2" w14:paraId="20D28E4B" w14:textId="755273C4">
      <w:r w:rsidRPr="00A16BD2">
        <w:rPr>
          <w:noProof/>
        </w:rPr>
        <w:drawing>
          <wp:inline distT="0" distB="0" distL="0" distR="0" wp14:anchorId="3D3CACE7" wp14:editId="20072E47">
            <wp:extent cx="2634343" cy="1591450"/>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7411" cy="1593304"/>
                    </a:xfrm>
                    <a:prstGeom prst="rect">
                      <a:avLst/>
                    </a:prstGeom>
                  </pic:spPr>
                </pic:pic>
              </a:graphicData>
            </a:graphic>
          </wp:inline>
        </w:drawing>
      </w:r>
    </w:p>
    <w:p w:rsidRPr="00522D2A" w:rsidR="004E20DA" w:rsidP="00522D2A" w:rsidRDefault="004E20DA" w14:paraId="773029D9" w14:textId="64E02BB2">
      <w:r>
        <w:t xml:space="preserve">4 Leute verkaufen jeden Sonntag in der Fußgängerzone Brezeln. </w:t>
      </w:r>
      <w:r w:rsidR="00B148CB">
        <w:t xml:space="preserve">Unter der Woche produzieren sie diese. </w:t>
      </w:r>
      <w:r>
        <w:t xml:space="preserve">Der Leiter organisiert das </w:t>
      </w:r>
      <w:r w:rsidR="00305AAF">
        <w:t>„</w:t>
      </w:r>
      <w:r>
        <w:t>Unternehmen</w:t>
      </w:r>
      <w:r w:rsidR="00305AAF">
        <w:t>“</w:t>
      </w:r>
      <w:r>
        <w:t xml:space="preserve"> und kontrolliert die 3 Mitarbeiter. Die 3 Mitarbeiter dürfen untereinander miteinander kommunizieren.</w:t>
      </w:r>
      <w:r w:rsidR="00305AAF">
        <w:t xml:space="preserve"> Dies ist keine eindeutige Zuordnung.</w:t>
      </w:r>
    </w:p>
    <w:p w:rsidRPr="00522D2A" w:rsidR="00522D2A" w:rsidP="00522D2A" w:rsidRDefault="00522D2A" w14:paraId="227C2489" w14:textId="135C74E3">
      <w:pPr>
        <w:pStyle w:val="berschrift3"/>
      </w:pPr>
      <w:bookmarkStart w:name="_Toc85471070" w:id="39"/>
      <w:r>
        <w:t>300-Personen-Organigram</w:t>
      </w:r>
      <w:bookmarkEnd w:id="39"/>
    </w:p>
    <w:p w:rsidR="00FA6307" w:rsidP="00FA6307" w:rsidRDefault="006254D8" w14:paraId="178B44E4" w14:textId="7C0178DB">
      <w:r>
        <w:t xml:space="preserve"> </w:t>
      </w:r>
      <w:r w:rsidRPr="003F3D3E" w:rsidR="003F3D3E">
        <w:rPr>
          <w:noProof/>
        </w:rPr>
        <w:drawing>
          <wp:inline distT="0" distB="0" distL="0" distR="0" wp14:anchorId="5F866C62" wp14:editId="02142E39">
            <wp:extent cx="5760720" cy="34175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417570"/>
                    </a:xfrm>
                    <a:prstGeom prst="rect">
                      <a:avLst/>
                    </a:prstGeom>
                  </pic:spPr>
                </pic:pic>
              </a:graphicData>
            </a:graphic>
          </wp:inline>
        </w:drawing>
      </w:r>
    </w:p>
    <w:p w:rsidR="00A16BD2" w:rsidP="00FA6307" w:rsidRDefault="00A16BD2" w14:paraId="697D966F" w14:textId="665EADB1">
      <w:r>
        <w:t>Jeder Kreis besteht aus ca. 15 Mitarbeitern.</w:t>
      </w:r>
      <w:r w:rsidR="00CA7738">
        <w:t xml:space="preserve"> In der IT Abteilung sind es natürlich etwas weniger als im Einkauf.</w:t>
      </w:r>
    </w:p>
    <w:p w:rsidR="00496507" w:rsidP="00FA6307" w:rsidRDefault="00496507" w14:paraId="593A3EFC" w14:textId="433CE4C4">
      <w:r>
        <w:t>Gruppeneinteilung:</w:t>
      </w:r>
    </w:p>
    <w:p w:rsidR="00496507" w:rsidP="00F3589E" w:rsidRDefault="00496507" w14:paraId="122110CB" w14:textId="207532CA">
      <w:pPr>
        <w:pStyle w:val="Listenabsatz"/>
        <w:numPr>
          <w:ilvl w:val="0"/>
          <w:numId w:val="13"/>
        </w:numPr>
      </w:pPr>
      <w:r>
        <w:t>Diese Gruppe</w:t>
      </w:r>
      <w:r w:rsidR="003F3D3E">
        <w:t xml:space="preserve"> regelt „Bitterschokolade“</w:t>
      </w:r>
    </w:p>
    <w:p w:rsidR="00633A8B" w:rsidP="00F3589E" w:rsidRDefault="00633A8B" w14:paraId="4B2A3D9C" w14:textId="72E381DA">
      <w:pPr>
        <w:pStyle w:val="Listenabsatz"/>
        <w:numPr>
          <w:ilvl w:val="0"/>
          <w:numId w:val="13"/>
        </w:numPr>
      </w:pPr>
      <w:r>
        <w:t>Diese Gruppe regelt „Milchschokolade“</w:t>
      </w:r>
    </w:p>
    <w:p w:rsidR="00633A8B" w:rsidP="00F3589E" w:rsidRDefault="00633A8B" w14:paraId="10710670" w14:textId="49080B45">
      <w:pPr>
        <w:pStyle w:val="Listenabsatz"/>
        <w:numPr>
          <w:ilvl w:val="0"/>
          <w:numId w:val="13"/>
        </w:numPr>
      </w:pPr>
      <w:r>
        <w:t>Diese Gruppe regelt „weiße Schokolade“</w:t>
      </w:r>
    </w:p>
    <w:p w:rsidR="00403250" w:rsidP="00F3589E" w:rsidRDefault="00633A8B" w14:paraId="7408FA06" w14:textId="3B54258B">
      <w:pPr>
        <w:pStyle w:val="Listenabsatz"/>
        <w:numPr>
          <w:ilvl w:val="0"/>
          <w:numId w:val="13"/>
        </w:numPr>
      </w:pPr>
      <w:r>
        <w:t>Diese Gruppe regelt „Haselnussschokolade</w:t>
      </w:r>
      <w:r w:rsidR="00F757E7">
        <w:t>“</w:t>
      </w:r>
    </w:p>
    <w:p w:rsidR="00732670" w:rsidP="00732670" w:rsidRDefault="00732670" w14:paraId="5CE65902" w14:textId="77777777">
      <w:pPr>
        <w:pStyle w:val="berschrift2"/>
      </w:pPr>
      <w:bookmarkStart w:name="_Toc85471071" w:id="40"/>
      <w:r>
        <w:t>Haus bauen</w:t>
      </w:r>
      <w:bookmarkEnd w:id="40"/>
    </w:p>
    <w:p w:rsidR="00732670" w:rsidP="00732670" w:rsidRDefault="00732670" w14:paraId="26310DE1" w14:textId="24754027">
      <w:pPr>
        <w:pStyle w:val="berschrift3"/>
      </w:pPr>
      <w:bookmarkStart w:name="_Toc85471072" w:id="41"/>
      <w:r>
        <w:t>Schritte, bis das Haus fix fertig steht</w:t>
      </w:r>
      <w:bookmarkEnd w:id="41"/>
    </w:p>
    <w:p w:rsidR="00C06791" w:rsidP="00F3589E" w:rsidRDefault="00C06791" w14:paraId="6BAE5515" w14:textId="4A985864">
      <w:pPr>
        <w:pStyle w:val="Listenabsatz"/>
        <w:numPr>
          <w:ilvl w:val="0"/>
          <w:numId w:val="17"/>
        </w:numPr>
      </w:pPr>
      <w:r>
        <w:t>Bauplan</w:t>
      </w:r>
    </w:p>
    <w:p w:rsidR="00732670" w:rsidP="00F3589E" w:rsidRDefault="00732670" w14:paraId="412ADFA6" w14:textId="34E2A626">
      <w:pPr>
        <w:pStyle w:val="Listenabsatz"/>
        <w:numPr>
          <w:ilvl w:val="0"/>
          <w:numId w:val="17"/>
        </w:numPr>
      </w:pPr>
      <w:r>
        <w:t>Aushub</w:t>
      </w:r>
    </w:p>
    <w:p w:rsidR="00732670" w:rsidP="00F3589E" w:rsidRDefault="00732670" w14:paraId="79FCB64C" w14:textId="187C16BE">
      <w:pPr>
        <w:pStyle w:val="Listenabsatz"/>
        <w:numPr>
          <w:ilvl w:val="0"/>
          <w:numId w:val="17"/>
        </w:numPr>
      </w:pPr>
      <w:r>
        <w:t>Bodenplatte / Fundament</w:t>
      </w:r>
    </w:p>
    <w:p w:rsidR="00C231EF" w:rsidP="00F3589E" w:rsidRDefault="00C231EF" w14:paraId="6B81398F" w14:textId="393B4ABC">
      <w:pPr>
        <w:pStyle w:val="Listenabsatz"/>
        <w:numPr>
          <w:ilvl w:val="0"/>
          <w:numId w:val="17"/>
        </w:numPr>
      </w:pPr>
      <w:r>
        <w:t>Materialien</w:t>
      </w:r>
    </w:p>
    <w:p w:rsidR="00BC7244" w:rsidP="00F3589E" w:rsidRDefault="00BC7244" w14:paraId="32AED914" w14:textId="1FD33B63">
      <w:pPr>
        <w:pStyle w:val="Listenabsatz"/>
        <w:numPr>
          <w:ilvl w:val="0"/>
          <w:numId w:val="17"/>
        </w:numPr>
      </w:pPr>
      <w:r>
        <w:t>Kellerwände</w:t>
      </w:r>
    </w:p>
    <w:p w:rsidR="00CA3465" w:rsidP="00F3589E" w:rsidRDefault="00CA3465" w14:paraId="0599FE10" w14:textId="1BEBCF00">
      <w:pPr>
        <w:pStyle w:val="Listenabsatz"/>
        <w:numPr>
          <w:ilvl w:val="0"/>
          <w:numId w:val="17"/>
        </w:numPr>
      </w:pPr>
      <w:r>
        <w:t>Feuchtigkeitsschutz</w:t>
      </w:r>
    </w:p>
    <w:p w:rsidR="00CA3465" w:rsidP="00F3589E" w:rsidRDefault="00CA3465" w14:paraId="4070F9A8" w14:textId="0A737605">
      <w:pPr>
        <w:pStyle w:val="Listenabsatz"/>
        <w:numPr>
          <w:ilvl w:val="0"/>
          <w:numId w:val="17"/>
        </w:numPr>
      </w:pPr>
      <w:r>
        <w:t>Kellerdecke</w:t>
      </w:r>
    </w:p>
    <w:p w:rsidR="00CA3465" w:rsidP="00F3589E" w:rsidRDefault="00CA3465" w14:paraId="0A835BDC" w14:textId="3D4C4B2F">
      <w:pPr>
        <w:pStyle w:val="Listenabsatz"/>
        <w:numPr>
          <w:ilvl w:val="0"/>
          <w:numId w:val="17"/>
        </w:numPr>
      </w:pPr>
      <w:r>
        <w:t>Erdgeschoßwände</w:t>
      </w:r>
    </w:p>
    <w:p w:rsidR="00732670" w:rsidP="00F3589E" w:rsidRDefault="00CA3465" w14:paraId="44CA4120" w14:textId="02DCBC77">
      <w:pPr>
        <w:pStyle w:val="Listenabsatz"/>
        <w:numPr>
          <w:ilvl w:val="0"/>
          <w:numId w:val="17"/>
        </w:numPr>
      </w:pPr>
      <w:r>
        <w:t>Ergeschoßdecke</w:t>
      </w:r>
    </w:p>
    <w:p w:rsidR="00F62157" w:rsidP="00F3589E" w:rsidRDefault="00732670" w14:paraId="76E7808F" w14:textId="74E1BBFE">
      <w:pPr>
        <w:pStyle w:val="Listenabsatz"/>
        <w:numPr>
          <w:ilvl w:val="0"/>
          <w:numId w:val="17"/>
        </w:numPr>
      </w:pPr>
      <w:r>
        <w:t>Dach</w:t>
      </w:r>
      <w:r w:rsidR="00CA3465">
        <w:t>stuhl</w:t>
      </w:r>
    </w:p>
    <w:p w:rsidR="00732670" w:rsidP="00F3589E" w:rsidRDefault="00732670" w14:paraId="69473F7F" w14:textId="6400DB91">
      <w:pPr>
        <w:pStyle w:val="Listenabsatz"/>
        <w:numPr>
          <w:ilvl w:val="0"/>
          <w:numId w:val="17"/>
        </w:numPr>
      </w:pPr>
      <w:r>
        <w:t>Spengler</w:t>
      </w:r>
    </w:p>
    <w:p w:rsidR="00732670" w:rsidP="00F3589E" w:rsidRDefault="00732670" w14:paraId="690B7F25" w14:textId="0FF43DF8">
      <w:pPr>
        <w:pStyle w:val="Listenabsatz"/>
        <w:numPr>
          <w:ilvl w:val="0"/>
          <w:numId w:val="17"/>
        </w:numPr>
      </w:pPr>
      <w:r>
        <w:t>Dachdecker</w:t>
      </w:r>
    </w:p>
    <w:p w:rsidR="00732670" w:rsidP="00F3589E" w:rsidRDefault="00732670" w14:paraId="27FA02FA" w14:textId="507325F6">
      <w:pPr>
        <w:pStyle w:val="Listenabsatz"/>
        <w:numPr>
          <w:ilvl w:val="0"/>
          <w:numId w:val="17"/>
        </w:numPr>
      </w:pPr>
      <w:r>
        <w:t>Fenster und Türen</w:t>
      </w:r>
      <w:r w:rsidR="00C400EA">
        <w:t xml:space="preserve"> (außer)</w:t>
      </w:r>
    </w:p>
    <w:p w:rsidR="00732670" w:rsidP="00F3589E" w:rsidRDefault="00732670" w14:paraId="67CEC82F" w14:textId="283767FD">
      <w:pPr>
        <w:pStyle w:val="Listenabsatz"/>
        <w:numPr>
          <w:ilvl w:val="0"/>
          <w:numId w:val="17"/>
        </w:numPr>
      </w:pPr>
      <w:r>
        <w:t>Innenausbau</w:t>
      </w:r>
    </w:p>
    <w:p w:rsidR="00732670" w:rsidP="00F3589E" w:rsidRDefault="00732670" w14:paraId="709D2B13" w14:textId="01A5524B">
      <w:pPr>
        <w:pStyle w:val="Listenabsatz"/>
        <w:numPr>
          <w:ilvl w:val="0"/>
          <w:numId w:val="17"/>
        </w:numPr>
      </w:pPr>
      <w:r>
        <w:t>E-Installation</w:t>
      </w:r>
    </w:p>
    <w:p w:rsidR="00732670" w:rsidP="00F3589E" w:rsidRDefault="00732670" w14:paraId="3E52C43D" w14:textId="6D5AA93F">
      <w:pPr>
        <w:pStyle w:val="Listenabsatz"/>
        <w:numPr>
          <w:ilvl w:val="0"/>
          <w:numId w:val="17"/>
        </w:numPr>
      </w:pPr>
      <w:r>
        <w:t>Sanitärinstallation</w:t>
      </w:r>
    </w:p>
    <w:p w:rsidR="00732670" w:rsidP="00F3589E" w:rsidRDefault="00732670" w14:paraId="4A1BCE4C" w14:textId="019C3191">
      <w:pPr>
        <w:pStyle w:val="Listenabsatz"/>
        <w:numPr>
          <w:ilvl w:val="0"/>
          <w:numId w:val="17"/>
        </w:numPr>
      </w:pPr>
      <w:r>
        <w:t>Heizungsrohintallation</w:t>
      </w:r>
    </w:p>
    <w:p w:rsidR="00732670" w:rsidP="00F3589E" w:rsidRDefault="00732670" w14:paraId="60264112" w14:textId="1DF94E88">
      <w:pPr>
        <w:pStyle w:val="Listenabsatz"/>
        <w:numPr>
          <w:ilvl w:val="0"/>
          <w:numId w:val="17"/>
        </w:numPr>
      </w:pPr>
      <w:r>
        <w:t>diverse Hausanschlüsse (Strom, Wasser)</w:t>
      </w:r>
    </w:p>
    <w:p w:rsidR="00732670" w:rsidP="00F3589E" w:rsidRDefault="00732670" w14:paraId="00467FB7" w14:textId="3E6F8201">
      <w:pPr>
        <w:pStyle w:val="Listenabsatz"/>
        <w:numPr>
          <w:ilvl w:val="0"/>
          <w:numId w:val="17"/>
        </w:numPr>
      </w:pPr>
      <w:r>
        <w:t>Innenfenster</w:t>
      </w:r>
    </w:p>
    <w:p w:rsidR="00732670" w:rsidP="00F3589E" w:rsidRDefault="003D0EBF" w14:paraId="56DB3674" w14:textId="63A81F48">
      <w:pPr>
        <w:pStyle w:val="Listenabsatz"/>
        <w:numPr>
          <w:ilvl w:val="0"/>
          <w:numId w:val="17"/>
        </w:numPr>
      </w:pPr>
      <w:r>
        <w:t>Innenputz</w:t>
      </w:r>
    </w:p>
    <w:p w:rsidR="003D0EBF" w:rsidP="00F3589E" w:rsidRDefault="003D0EBF" w14:paraId="43C4F17C" w14:textId="7AA7E123">
      <w:pPr>
        <w:pStyle w:val="Listenabsatz"/>
        <w:numPr>
          <w:ilvl w:val="0"/>
          <w:numId w:val="17"/>
        </w:numPr>
      </w:pPr>
      <w:r>
        <w:t>Estrich</w:t>
      </w:r>
    </w:p>
    <w:p w:rsidR="003D0EBF" w:rsidP="00F3589E" w:rsidRDefault="003D0EBF" w14:paraId="1574EDAF" w14:textId="60FB9A8D">
      <w:pPr>
        <w:pStyle w:val="Listenabsatz"/>
        <w:numPr>
          <w:ilvl w:val="0"/>
          <w:numId w:val="17"/>
        </w:numPr>
      </w:pPr>
      <w:r>
        <w:t>Fliesen</w:t>
      </w:r>
    </w:p>
    <w:p w:rsidR="003D0EBF" w:rsidP="00F3589E" w:rsidRDefault="003D0EBF" w14:paraId="2F6501E5" w14:textId="2BB36EB6">
      <w:pPr>
        <w:pStyle w:val="Listenabsatz"/>
        <w:numPr>
          <w:ilvl w:val="0"/>
          <w:numId w:val="17"/>
        </w:numPr>
      </w:pPr>
      <w:r>
        <w:t>Innentüren</w:t>
      </w:r>
    </w:p>
    <w:p w:rsidR="003D0EBF" w:rsidP="00F3589E" w:rsidRDefault="003D0EBF" w14:paraId="1DAB0CAB" w14:textId="1D429E83">
      <w:pPr>
        <w:pStyle w:val="Listenabsatz"/>
        <w:numPr>
          <w:ilvl w:val="0"/>
          <w:numId w:val="17"/>
        </w:numPr>
      </w:pPr>
      <w:r>
        <w:t>Fassade</w:t>
      </w:r>
    </w:p>
    <w:p w:rsidR="003D0EBF" w:rsidP="00F3589E" w:rsidRDefault="003D0EBF" w14:paraId="1FC7C52F" w14:textId="3118A8C1">
      <w:pPr>
        <w:pStyle w:val="Listenabsatz"/>
        <w:numPr>
          <w:ilvl w:val="0"/>
          <w:numId w:val="17"/>
        </w:numPr>
      </w:pPr>
      <w:r>
        <w:t>Malerarbeiten</w:t>
      </w:r>
    </w:p>
    <w:p w:rsidR="003D0EBF" w:rsidP="00F3589E" w:rsidRDefault="003D0EBF" w14:paraId="1A0EC783" w14:textId="7B73073E">
      <w:pPr>
        <w:pStyle w:val="Listenabsatz"/>
        <w:numPr>
          <w:ilvl w:val="0"/>
          <w:numId w:val="17"/>
        </w:numPr>
      </w:pPr>
      <w:r>
        <w:t>Plasterung</w:t>
      </w:r>
    </w:p>
    <w:p w:rsidRPr="00FE5E17" w:rsidR="00FE5E17" w:rsidP="00FE5E17" w:rsidRDefault="00B4156F" w14:paraId="48B94F65" w14:textId="5A251496">
      <w:pPr>
        <w:pStyle w:val="berschrift3"/>
      </w:pPr>
      <w:bookmarkStart w:name="_Toc85471073" w:id="42"/>
      <w:r>
        <w:t>Balkendiagramm</w:t>
      </w:r>
      <w:r w:rsidR="00965A6E">
        <w:t xml:space="preserve"> zu diesen Schritten</w:t>
      </w:r>
      <w:bookmarkEnd w:id="42"/>
    </w:p>
    <w:p w:rsidR="0045421D" w:rsidP="00B3598B" w:rsidRDefault="00640274" w14:paraId="2F8138BA" w14:textId="3FCD4723">
      <w:pPr>
        <w:tabs>
          <w:tab w:val="left" w:pos="929"/>
        </w:tabs>
      </w:pPr>
      <w:r>
        <w:object w:dxaOrig="1814" w:dyaOrig="1174" w14:anchorId="5BBF372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92.55pt;height:56.55pt" o:ole="" type="#_x0000_t75">
            <v:imagedata o:title="" r:id="rId38"/>
          </v:shape>
          <o:OLEObject Type="Embed" ProgID="Acrobat.Document.DC" ShapeID="_x0000_i1025" DrawAspect="Icon" ObjectID="_1712748196" r:id="rId39"/>
        </w:object>
      </w:r>
    </w:p>
    <w:p w:rsidR="008933D2" w:rsidP="00B3598B" w:rsidRDefault="008933D2" w14:paraId="7BFD3B16" w14:textId="7B187F6B">
      <w:pPr>
        <w:tabs>
          <w:tab w:val="left" w:pos="929"/>
        </w:tabs>
      </w:pPr>
      <w:r>
        <w:rPr>
          <w:noProof/>
        </w:rPr>
        <w:drawing>
          <wp:inline distT="0" distB="0" distL="0" distR="0" wp14:anchorId="7DC60956" wp14:editId="2512E090">
            <wp:extent cx="5760720" cy="40493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40">
                      <a:extLst>
                        <a:ext uri="{28A0092B-C50C-407E-A947-70E740481C1C}">
                          <a14:useLocalDpi xmlns:a14="http://schemas.microsoft.com/office/drawing/2010/main" val="0"/>
                        </a:ext>
                      </a:extLst>
                    </a:blip>
                    <a:stretch>
                      <a:fillRect/>
                    </a:stretch>
                  </pic:blipFill>
                  <pic:spPr>
                    <a:xfrm>
                      <a:off x="0" y="0"/>
                      <a:ext cx="5760720" cy="4049395"/>
                    </a:xfrm>
                    <a:prstGeom prst="rect">
                      <a:avLst/>
                    </a:prstGeom>
                  </pic:spPr>
                </pic:pic>
              </a:graphicData>
            </a:graphic>
          </wp:inline>
        </w:drawing>
      </w:r>
    </w:p>
    <w:p w:rsidR="00941AD5" w:rsidP="00941AD5" w:rsidRDefault="00941AD5" w14:paraId="3D7B4E7B" w14:textId="78F5899D">
      <w:pPr>
        <w:pStyle w:val="berschrift3"/>
      </w:pPr>
      <w:r>
        <w:t>Netzplan zu diesen Schritten erstellen</w:t>
      </w:r>
    </w:p>
    <w:p w:rsidRPr="00831466" w:rsidR="00831466" w:rsidP="00831466" w:rsidRDefault="00B32E9C" w14:paraId="7EAD3887" w14:textId="15132124">
      <w:r>
        <w:object w:dxaOrig="1502" w:dyaOrig="983" w14:anchorId="35B34D7B">
          <v:shape id="_x0000_i1026" style="width:77.15pt;height:51.45pt" o:ole="" type="#_x0000_t75">
            <v:imagedata o:title="" r:id="rId41"/>
          </v:shape>
          <o:OLEObject Type="Embed" ProgID="Package" ShapeID="_x0000_i1026" DrawAspect="Icon" ObjectID="_1712748197" r:id="rId42"/>
        </w:object>
      </w:r>
    </w:p>
    <w:p w:rsidR="00941AD5" w:rsidP="00B3598B" w:rsidRDefault="00B32E9C" w14:paraId="75DD14FE" w14:textId="08461DFB">
      <w:pPr>
        <w:tabs>
          <w:tab w:val="left" w:pos="929"/>
        </w:tabs>
      </w:pPr>
      <w:r w:rsidRPr="00B32E9C">
        <w:rPr>
          <w:noProof/>
        </w:rPr>
        <w:drawing>
          <wp:inline distT="0" distB="0" distL="0" distR="0" wp14:anchorId="34CAFF98" wp14:editId="36784F23">
            <wp:extent cx="5760720" cy="2512060"/>
            <wp:effectExtent l="0" t="0" r="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512060"/>
                    </a:xfrm>
                    <a:prstGeom prst="rect">
                      <a:avLst/>
                    </a:prstGeom>
                  </pic:spPr>
                </pic:pic>
              </a:graphicData>
            </a:graphic>
          </wp:inline>
        </w:drawing>
      </w:r>
    </w:p>
    <w:p w:rsidR="00844371" w:rsidP="00844371" w:rsidRDefault="00844371" w14:paraId="7CB8D2F4" w14:textId="739D7EC5">
      <w:pPr>
        <w:pStyle w:val="berschrift2"/>
      </w:pPr>
      <w:r>
        <w:t>Flowchart</w:t>
      </w:r>
    </w:p>
    <w:p w:rsidR="00096AEC" w:rsidP="00844371" w:rsidRDefault="00096AEC" w14:paraId="5AF98317" w14:textId="39CCB141">
      <w:pPr>
        <w:pStyle w:val="berschrift3"/>
      </w:pPr>
      <w:r>
        <w:t>reglose Person</w:t>
      </w:r>
    </w:p>
    <w:p w:rsidR="00096AEC" w:rsidP="00B3598B" w:rsidRDefault="00F92790" w14:paraId="04F8E1C2" w14:textId="6DDA0706">
      <w:pPr>
        <w:tabs>
          <w:tab w:val="left" w:pos="929"/>
        </w:tabs>
      </w:pPr>
      <w:r w:rsidRPr="00F92790">
        <w:rPr>
          <w:noProof/>
        </w:rPr>
        <w:drawing>
          <wp:inline distT="0" distB="0" distL="0" distR="0" wp14:anchorId="70F3F0B3" wp14:editId="4B2C9013">
            <wp:extent cx="5760720" cy="71628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7162800"/>
                    </a:xfrm>
                    <a:prstGeom prst="rect">
                      <a:avLst/>
                    </a:prstGeom>
                  </pic:spPr>
                </pic:pic>
              </a:graphicData>
            </a:graphic>
          </wp:inline>
        </w:drawing>
      </w:r>
    </w:p>
    <w:p w:rsidR="003A11D3" w:rsidP="00844371" w:rsidRDefault="003A11D3" w14:paraId="32A3836A" w14:textId="77777777">
      <w:pPr>
        <w:pStyle w:val="berschrift3"/>
      </w:pPr>
      <w:r>
        <w:t>aufstehen und aus Klasse gehen</w:t>
      </w:r>
    </w:p>
    <w:p w:rsidR="006F3A9E" w:rsidP="00B3598B" w:rsidRDefault="006E7E12" w14:paraId="604C6BFC" w14:textId="02C2DF8E">
      <w:pPr>
        <w:tabs>
          <w:tab w:val="left" w:pos="929"/>
        </w:tabs>
      </w:pPr>
      <w:r w:rsidRPr="006E7E12">
        <w:rPr>
          <w:noProof/>
        </w:rPr>
        <w:drawing>
          <wp:inline distT="0" distB="0" distL="0" distR="0" wp14:anchorId="27C7E79F" wp14:editId="33E06917">
            <wp:extent cx="5760720" cy="53994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5399405"/>
                    </a:xfrm>
                    <a:prstGeom prst="rect">
                      <a:avLst/>
                    </a:prstGeom>
                  </pic:spPr>
                </pic:pic>
              </a:graphicData>
            </a:graphic>
          </wp:inline>
        </w:drawing>
      </w:r>
    </w:p>
    <w:p w:rsidR="00FB56F1" w:rsidP="00FB56F1" w:rsidRDefault="00FB56F1" w14:paraId="0906F466" w14:textId="6CA322A1">
      <w:pPr>
        <w:pStyle w:val="berschrift2"/>
      </w:pPr>
      <w:r>
        <w:t>neues Gebäck – morphologischer Kasten</w:t>
      </w:r>
    </w:p>
    <w:tbl>
      <w:tblPr>
        <w:tblStyle w:val="Tabellenraster"/>
        <w:tblW w:w="0" w:type="auto"/>
        <w:tblLook w:val="04A0" w:firstRow="1" w:lastRow="0" w:firstColumn="1" w:lastColumn="0" w:noHBand="0" w:noVBand="1"/>
      </w:tblPr>
      <w:tblGrid>
        <w:gridCol w:w="1392"/>
        <w:gridCol w:w="768"/>
        <w:gridCol w:w="1025"/>
        <w:gridCol w:w="1105"/>
        <w:gridCol w:w="1081"/>
        <w:gridCol w:w="1174"/>
        <w:gridCol w:w="1155"/>
        <w:gridCol w:w="1070"/>
        <w:gridCol w:w="518"/>
      </w:tblGrid>
      <w:tr w:rsidR="00212690" w:rsidTr="00C61B8C" w14:paraId="55C67D58" w14:textId="77777777">
        <w:tc>
          <w:tcPr>
            <w:tcW w:w="1387" w:type="dxa"/>
          </w:tcPr>
          <w:p w:rsidRPr="002F553D" w:rsidR="00C61B8C" w:rsidP="00FB56F1" w:rsidRDefault="00C61B8C" w14:paraId="6E3D009F" w14:textId="48C34FBE">
            <w:pPr>
              <w:rPr>
                <w:color w:val="00B0F0"/>
              </w:rPr>
            </w:pPr>
            <w:r w:rsidRPr="002F553D">
              <w:rPr>
                <w:color w:val="00B0F0"/>
              </w:rPr>
              <w:t>Farbe</w:t>
            </w:r>
          </w:p>
        </w:tc>
        <w:tc>
          <w:tcPr>
            <w:tcW w:w="766" w:type="dxa"/>
          </w:tcPr>
          <w:p w:rsidR="00C61B8C" w:rsidP="00FB56F1" w:rsidRDefault="00C61B8C" w14:paraId="354DC0EF" w14:textId="23C58179">
            <w:r>
              <w:t>weiß</w:t>
            </w:r>
          </w:p>
        </w:tc>
        <w:tc>
          <w:tcPr>
            <w:tcW w:w="1021" w:type="dxa"/>
          </w:tcPr>
          <w:p w:rsidR="00C61B8C" w:rsidP="00FB56F1" w:rsidRDefault="00C61B8C" w14:paraId="02EF5D54" w14:textId="688E422B">
            <w:r w:rsidRPr="0045221E">
              <w:rPr>
                <w:color w:val="00B050"/>
              </w:rPr>
              <w:t>schwarz</w:t>
            </w:r>
          </w:p>
        </w:tc>
        <w:tc>
          <w:tcPr>
            <w:tcW w:w="1101" w:type="dxa"/>
          </w:tcPr>
          <w:p w:rsidR="00C61B8C" w:rsidP="00FB56F1" w:rsidRDefault="00C61B8C" w14:paraId="33DC2473" w14:textId="6BC54C1B">
            <w:r>
              <w:t>mix</w:t>
            </w:r>
          </w:p>
        </w:tc>
        <w:tc>
          <w:tcPr>
            <w:tcW w:w="1077" w:type="dxa"/>
          </w:tcPr>
          <w:p w:rsidR="00C61B8C" w:rsidP="00FB56F1" w:rsidRDefault="00C61B8C" w14:paraId="1F6F2DD1" w14:textId="27904AD0">
            <w:r>
              <w:t>mit Farbstoffen (rot)</w:t>
            </w:r>
          </w:p>
        </w:tc>
        <w:tc>
          <w:tcPr>
            <w:tcW w:w="1066" w:type="dxa"/>
          </w:tcPr>
          <w:p w:rsidR="00C61B8C" w:rsidP="00FB56F1" w:rsidRDefault="00C61B8C" w14:paraId="073D73D6" w14:textId="0849E679">
            <w:r w:rsidRPr="00D220E0">
              <w:t>mit Farbstoffen (</w:t>
            </w:r>
            <w:r>
              <w:t>grün</w:t>
            </w:r>
            <w:r w:rsidRPr="00D220E0">
              <w:t>)</w:t>
            </w:r>
          </w:p>
        </w:tc>
        <w:tc>
          <w:tcPr>
            <w:tcW w:w="1066" w:type="dxa"/>
          </w:tcPr>
          <w:p w:rsidR="00C61B8C" w:rsidP="00FB56F1" w:rsidRDefault="00C61B8C" w14:paraId="5B91821A" w14:textId="70A248D2">
            <w:r w:rsidRPr="00D220E0">
              <w:t>mit Farbstoffen (</w:t>
            </w:r>
            <w:r>
              <w:t>blau</w:t>
            </w:r>
            <w:r w:rsidRPr="00D220E0">
              <w:t>)</w:t>
            </w:r>
          </w:p>
        </w:tc>
        <w:tc>
          <w:tcPr>
            <w:tcW w:w="1066" w:type="dxa"/>
          </w:tcPr>
          <w:p w:rsidR="00C61B8C" w:rsidP="00FB56F1" w:rsidRDefault="00C61B8C" w14:paraId="78390379" w14:textId="3BA88789">
            <w:r w:rsidRPr="00D220E0">
              <w:t xml:space="preserve">mit Farbstoffen </w:t>
            </w:r>
            <w:r>
              <w:t>(orange</w:t>
            </w:r>
            <w:r w:rsidRPr="00D220E0">
              <w:t>)</w:t>
            </w:r>
          </w:p>
        </w:tc>
        <w:tc>
          <w:tcPr>
            <w:tcW w:w="517" w:type="dxa"/>
          </w:tcPr>
          <w:p w:rsidR="00C61B8C" w:rsidP="00FB56F1" w:rsidRDefault="00C61B8C" w14:paraId="3E47259A" w14:textId="77777777"/>
        </w:tc>
      </w:tr>
      <w:tr w:rsidR="00212690" w:rsidTr="00C61B8C" w14:paraId="25342359" w14:textId="77777777">
        <w:tc>
          <w:tcPr>
            <w:tcW w:w="1387" w:type="dxa"/>
          </w:tcPr>
          <w:p w:rsidRPr="002F553D" w:rsidR="00C61B8C" w:rsidP="00FB56F1" w:rsidRDefault="00C61B8C" w14:paraId="3AC37043" w14:textId="1225A0A6">
            <w:pPr>
              <w:rPr>
                <w:color w:val="00B0F0"/>
              </w:rPr>
            </w:pPr>
            <w:r w:rsidRPr="002F553D">
              <w:rPr>
                <w:color w:val="00B0F0"/>
              </w:rPr>
              <w:t>Getreidesorte</w:t>
            </w:r>
          </w:p>
        </w:tc>
        <w:tc>
          <w:tcPr>
            <w:tcW w:w="766" w:type="dxa"/>
          </w:tcPr>
          <w:p w:rsidR="00C61B8C" w:rsidP="00FB56F1" w:rsidRDefault="00C61B8C" w14:paraId="76B68544" w14:textId="6D43A7DF">
            <w:r>
              <w:t>Weizen</w:t>
            </w:r>
          </w:p>
        </w:tc>
        <w:tc>
          <w:tcPr>
            <w:tcW w:w="1021" w:type="dxa"/>
          </w:tcPr>
          <w:p w:rsidR="00C61B8C" w:rsidP="00FB56F1" w:rsidRDefault="00C61B8C" w14:paraId="5323741E" w14:textId="0B3895EE">
            <w:r>
              <w:t>Roggen</w:t>
            </w:r>
          </w:p>
        </w:tc>
        <w:tc>
          <w:tcPr>
            <w:tcW w:w="1101" w:type="dxa"/>
          </w:tcPr>
          <w:p w:rsidR="00C61B8C" w:rsidP="00FB56F1" w:rsidRDefault="00C61B8C" w14:paraId="122A8AD4" w14:textId="3AECC75A">
            <w:r>
              <w:t>Dinkel</w:t>
            </w:r>
          </w:p>
        </w:tc>
        <w:tc>
          <w:tcPr>
            <w:tcW w:w="1077" w:type="dxa"/>
          </w:tcPr>
          <w:p w:rsidR="00C61B8C" w:rsidP="00FB56F1" w:rsidRDefault="00C61B8C" w14:paraId="051C9806" w14:textId="24768392">
            <w:r>
              <w:t>Gerste</w:t>
            </w:r>
          </w:p>
        </w:tc>
        <w:tc>
          <w:tcPr>
            <w:tcW w:w="1066" w:type="dxa"/>
          </w:tcPr>
          <w:p w:rsidR="00C61B8C" w:rsidP="00FB56F1" w:rsidRDefault="00C61B8C" w14:paraId="3500C9B7" w14:textId="1932F959">
            <w:r>
              <w:t>Mais</w:t>
            </w:r>
          </w:p>
        </w:tc>
        <w:tc>
          <w:tcPr>
            <w:tcW w:w="1066" w:type="dxa"/>
          </w:tcPr>
          <w:p w:rsidR="00C61B8C" w:rsidP="00FB56F1" w:rsidRDefault="00C61B8C" w14:paraId="7A473969" w14:textId="0917CBDD">
            <w:r>
              <w:t>Hafer</w:t>
            </w:r>
          </w:p>
        </w:tc>
        <w:tc>
          <w:tcPr>
            <w:tcW w:w="1066" w:type="dxa"/>
          </w:tcPr>
          <w:p w:rsidR="00C61B8C" w:rsidP="00FB56F1" w:rsidRDefault="00C61B8C" w14:paraId="1972595F" w14:textId="0C7FEAB5">
            <w:r>
              <w:t>Hirse</w:t>
            </w:r>
          </w:p>
        </w:tc>
        <w:tc>
          <w:tcPr>
            <w:tcW w:w="517" w:type="dxa"/>
          </w:tcPr>
          <w:p w:rsidR="00C61B8C" w:rsidP="00FB56F1" w:rsidRDefault="00C61B8C" w14:paraId="52DB5E76" w14:textId="7F1AC468">
            <w:r w:rsidRPr="0045221E">
              <w:rPr>
                <w:color w:val="00B050"/>
              </w:rPr>
              <w:t>Reis</w:t>
            </w:r>
          </w:p>
        </w:tc>
      </w:tr>
      <w:tr w:rsidR="00212690" w:rsidTr="00C61B8C" w14:paraId="1F8F67B0" w14:textId="77777777">
        <w:tc>
          <w:tcPr>
            <w:tcW w:w="1387" w:type="dxa"/>
          </w:tcPr>
          <w:p w:rsidRPr="002F553D" w:rsidR="00C61B8C" w:rsidP="00FB56F1" w:rsidRDefault="00C61B8C" w14:paraId="5C3CC17B" w14:textId="0B61EE2E">
            <w:pPr>
              <w:rPr>
                <w:color w:val="00B0F0"/>
              </w:rPr>
            </w:pPr>
            <w:r w:rsidRPr="002F553D">
              <w:rPr>
                <w:color w:val="00B0F0"/>
              </w:rPr>
              <w:t>Formen</w:t>
            </w:r>
          </w:p>
        </w:tc>
        <w:tc>
          <w:tcPr>
            <w:tcW w:w="766" w:type="dxa"/>
          </w:tcPr>
          <w:p w:rsidR="00C61B8C" w:rsidP="00FB56F1" w:rsidRDefault="00C61B8C" w14:paraId="21D775B6" w14:textId="614FF350">
            <w:r>
              <w:t>oval</w:t>
            </w:r>
          </w:p>
        </w:tc>
        <w:tc>
          <w:tcPr>
            <w:tcW w:w="1021" w:type="dxa"/>
          </w:tcPr>
          <w:p w:rsidR="00C61B8C" w:rsidP="00FB56F1" w:rsidRDefault="00C61B8C" w14:paraId="61CB7B6A" w14:textId="023845DF">
            <w:r>
              <w:t>rund</w:t>
            </w:r>
          </w:p>
        </w:tc>
        <w:tc>
          <w:tcPr>
            <w:tcW w:w="1101" w:type="dxa"/>
          </w:tcPr>
          <w:p w:rsidR="00C61B8C" w:rsidP="00FB56F1" w:rsidRDefault="00C61B8C" w14:paraId="564A8978" w14:textId="020E18F2">
            <w:r>
              <w:t>länglich</w:t>
            </w:r>
          </w:p>
        </w:tc>
        <w:tc>
          <w:tcPr>
            <w:tcW w:w="1077" w:type="dxa"/>
          </w:tcPr>
          <w:p w:rsidR="00C61B8C" w:rsidP="00FB56F1" w:rsidRDefault="00C61B8C" w14:paraId="04889305" w14:textId="357972ED">
            <w:r w:rsidRPr="0045221E">
              <w:rPr>
                <w:color w:val="00B050"/>
              </w:rPr>
              <w:t>spitz</w:t>
            </w:r>
          </w:p>
        </w:tc>
        <w:tc>
          <w:tcPr>
            <w:tcW w:w="1066" w:type="dxa"/>
          </w:tcPr>
          <w:p w:rsidR="00C61B8C" w:rsidP="00FB56F1" w:rsidRDefault="00C61B8C" w14:paraId="067CD2CE" w14:textId="77777777"/>
        </w:tc>
        <w:tc>
          <w:tcPr>
            <w:tcW w:w="1066" w:type="dxa"/>
          </w:tcPr>
          <w:p w:rsidR="00C61B8C" w:rsidP="00FB56F1" w:rsidRDefault="00C61B8C" w14:paraId="7DAFCDD9" w14:textId="77777777"/>
        </w:tc>
        <w:tc>
          <w:tcPr>
            <w:tcW w:w="1066" w:type="dxa"/>
          </w:tcPr>
          <w:p w:rsidR="00C61B8C" w:rsidP="00FB56F1" w:rsidRDefault="00C61B8C" w14:paraId="5C78F3B1" w14:textId="77777777"/>
        </w:tc>
        <w:tc>
          <w:tcPr>
            <w:tcW w:w="517" w:type="dxa"/>
          </w:tcPr>
          <w:p w:rsidR="00C61B8C" w:rsidP="00FB56F1" w:rsidRDefault="00C61B8C" w14:paraId="2729C2DD" w14:textId="77777777"/>
        </w:tc>
      </w:tr>
      <w:tr w:rsidR="00212690" w:rsidTr="00C61B8C" w14:paraId="18DB0A5E" w14:textId="77777777">
        <w:tc>
          <w:tcPr>
            <w:tcW w:w="1387" w:type="dxa"/>
          </w:tcPr>
          <w:p w:rsidRPr="002F553D" w:rsidR="00C61B8C" w:rsidP="00FB56F1" w:rsidRDefault="00C61B8C" w14:paraId="5B898A53" w14:textId="5DEA7257">
            <w:pPr>
              <w:rPr>
                <w:color w:val="00B0F0"/>
              </w:rPr>
            </w:pPr>
            <w:r w:rsidRPr="002F553D">
              <w:rPr>
                <w:color w:val="00B0F0"/>
              </w:rPr>
              <w:t>Besonderheiten</w:t>
            </w:r>
          </w:p>
        </w:tc>
        <w:tc>
          <w:tcPr>
            <w:tcW w:w="766" w:type="dxa"/>
          </w:tcPr>
          <w:p w:rsidR="00C61B8C" w:rsidP="00FB56F1" w:rsidRDefault="00C61B8C" w14:paraId="468C859E" w14:textId="737D0997">
            <w:r>
              <w:t>ohne</w:t>
            </w:r>
          </w:p>
        </w:tc>
        <w:tc>
          <w:tcPr>
            <w:tcW w:w="1021" w:type="dxa"/>
          </w:tcPr>
          <w:p w:rsidR="00C61B8C" w:rsidP="00FB56F1" w:rsidRDefault="00C61B8C" w14:paraId="17EED4B8" w14:textId="0BED56FC">
            <w:r w:rsidRPr="0045221E">
              <w:rPr>
                <w:color w:val="00B050"/>
              </w:rPr>
              <w:t>glutenfrei (Sauerteig)</w:t>
            </w:r>
          </w:p>
        </w:tc>
        <w:tc>
          <w:tcPr>
            <w:tcW w:w="1101" w:type="dxa"/>
          </w:tcPr>
          <w:p w:rsidR="00C61B8C" w:rsidP="00FB56F1" w:rsidRDefault="00C61B8C" w14:paraId="406353E9" w14:textId="3AD396DD">
            <w:r>
              <w:t>geschnitten</w:t>
            </w:r>
          </w:p>
        </w:tc>
        <w:tc>
          <w:tcPr>
            <w:tcW w:w="1077" w:type="dxa"/>
          </w:tcPr>
          <w:p w:rsidR="00C61B8C" w:rsidP="00FB56F1" w:rsidRDefault="00C61B8C" w14:paraId="036C108F" w14:textId="77777777">
            <w:r>
              <w:t>glutenfrei/</w:t>
            </w:r>
          </w:p>
          <w:p w:rsidR="00C61B8C" w:rsidP="00FB56F1" w:rsidRDefault="00C61B8C" w14:paraId="3D96ECE8" w14:textId="63C3F4A5">
            <w:r>
              <w:t>geschnitten</w:t>
            </w:r>
          </w:p>
        </w:tc>
        <w:tc>
          <w:tcPr>
            <w:tcW w:w="1066" w:type="dxa"/>
          </w:tcPr>
          <w:p w:rsidR="00C61B8C" w:rsidP="00FB56F1" w:rsidRDefault="00AE6143" w14:paraId="620B6343" w14:textId="08589471">
            <w:r>
              <w:t>Bio</w:t>
            </w:r>
          </w:p>
        </w:tc>
        <w:tc>
          <w:tcPr>
            <w:tcW w:w="1066" w:type="dxa"/>
          </w:tcPr>
          <w:p w:rsidR="00C61B8C" w:rsidP="00FB56F1" w:rsidRDefault="001101E7" w14:paraId="69EBD927" w14:textId="5A837DF5">
            <w:r>
              <w:t>vegan</w:t>
            </w:r>
          </w:p>
        </w:tc>
        <w:tc>
          <w:tcPr>
            <w:tcW w:w="1066" w:type="dxa"/>
          </w:tcPr>
          <w:p w:rsidR="00C61B8C" w:rsidP="00FB56F1" w:rsidRDefault="001101E7" w14:paraId="17F6A8E1" w14:textId="68A114DF">
            <w:r>
              <w:t>vegetarisch</w:t>
            </w:r>
          </w:p>
        </w:tc>
        <w:tc>
          <w:tcPr>
            <w:tcW w:w="517" w:type="dxa"/>
          </w:tcPr>
          <w:p w:rsidR="00C61B8C" w:rsidP="00FB56F1" w:rsidRDefault="00C61B8C" w14:paraId="6CB96EF1" w14:textId="77777777"/>
        </w:tc>
      </w:tr>
      <w:tr w:rsidR="00212690" w:rsidTr="00C61B8C" w14:paraId="668284D8" w14:textId="77777777">
        <w:tc>
          <w:tcPr>
            <w:tcW w:w="1387" w:type="dxa"/>
          </w:tcPr>
          <w:p w:rsidRPr="002F553D" w:rsidR="00C61B8C" w:rsidP="00FB56F1" w:rsidRDefault="00C61B8C" w14:paraId="262977FD" w14:textId="773F1110">
            <w:pPr>
              <w:rPr>
                <w:color w:val="00B0F0"/>
              </w:rPr>
            </w:pPr>
            <w:r w:rsidRPr="002F553D">
              <w:rPr>
                <w:color w:val="00B0F0"/>
              </w:rPr>
              <w:t>mit Zusatz</w:t>
            </w:r>
          </w:p>
        </w:tc>
        <w:tc>
          <w:tcPr>
            <w:tcW w:w="766" w:type="dxa"/>
          </w:tcPr>
          <w:p w:rsidR="00C61B8C" w:rsidP="00FB56F1" w:rsidRDefault="00C61B8C" w14:paraId="1FECF576" w14:textId="5A302E08">
            <w:r>
              <w:t>ohne</w:t>
            </w:r>
          </w:p>
        </w:tc>
        <w:tc>
          <w:tcPr>
            <w:tcW w:w="1021" w:type="dxa"/>
          </w:tcPr>
          <w:p w:rsidRPr="0045221E" w:rsidR="00C61B8C" w:rsidP="00FB56F1" w:rsidRDefault="00C61B8C" w14:paraId="60916D75" w14:textId="002FB052">
            <w:r w:rsidRPr="0045221E">
              <w:t>Korn</w:t>
            </w:r>
          </w:p>
        </w:tc>
        <w:tc>
          <w:tcPr>
            <w:tcW w:w="1101" w:type="dxa"/>
          </w:tcPr>
          <w:p w:rsidRPr="0045221E" w:rsidR="00C61B8C" w:rsidP="00FB56F1" w:rsidRDefault="00C61B8C" w14:paraId="4621072E" w14:textId="467C9EA1">
            <w:r w:rsidRPr="0045221E">
              <w:t>Salz</w:t>
            </w:r>
          </w:p>
        </w:tc>
        <w:tc>
          <w:tcPr>
            <w:tcW w:w="1077" w:type="dxa"/>
          </w:tcPr>
          <w:p w:rsidR="00C61B8C" w:rsidP="00FB56F1" w:rsidRDefault="00C61B8C" w14:paraId="7C1D5C34" w14:textId="3B5B3194">
            <w:r w:rsidRPr="0045221E">
              <w:rPr>
                <w:color w:val="00B050"/>
              </w:rPr>
              <w:t>Korn / Salz</w:t>
            </w:r>
          </w:p>
        </w:tc>
        <w:tc>
          <w:tcPr>
            <w:tcW w:w="1066" w:type="dxa"/>
          </w:tcPr>
          <w:p w:rsidR="00C61B8C" w:rsidP="00FB56F1" w:rsidRDefault="00847922" w14:paraId="0D6737B2" w14:textId="60AC0664">
            <w:r>
              <w:t>Nugatfüllung</w:t>
            </w:r>
          </w:p>
        </w:tc>
        <w:tc>
          <w:tcPr>
            <w:tcW w:w="1066" w:type="dxa"/>
          </w:tcPr>
          <w:p w:rsidR="00C61B8C" w:rsidP="00FB56F1" w:rsidRDefault="00862AA8" w14:paraId="4BD0646E" w14:textId="681A3A3B">
            <w:r>
              <w:t>Zuckerglas</w:t>
            </w:r>
            <w:r w:rsidR="00212690">
              <w:t>ur</w:t>
            </w:r>
          </w:p>
        </w:tc>
        <w:tc>
          <w:tcPr>
            <w:tcW w:w="1066" w:type="dxa"/>
          </w:tcPr>
          <w:p w:rsidR="00C61B8C" w:rsidP="00FB56F1" w:rsidRDefault="00C61B8C" w14:paraId="14A9B5B7" w14:textId="77777777"/>
        </w:tc>
        <w:tc>
          <w:tcPr>
            <w:tcW w:w="517" w:type="dxa"/>
          </w:tcPr>
          <w:p w:rsidR="00C61B8C" w:rsidP="00FB56F1" w:rsidRDefault="00C61B8C" w14:paraId="4DACFA95" w14:textId="77777777"/>
        </w:tc>
      </w:tr>
      <w:tr w:rsidR="00212690" w:rsidTr="00C61B8C" w14:paraId="5E066DE1" w14:textId="77777777">
        <w:tc>
          <w:tcPr>
            <w:tcW w:w="1387" w:type="dxa"/>
          </w:tcPr>
          <w:p w:rsidRPr="002F553D" w:rsidR="00C61B8C" w:rsidP="00FB56F1" w:rsidRDefault="00C61B8C" w14:paraId="382F2DBC" w14:textId="5E1D1C33">
            <w:pPr>
              <w:rPr>
                <w:color w:val="00B0F0"/>
              </w:rPr>
            </w:pPr>
            <w:r w:rsidRPr="002F553D">
              <w:rPr>
                <w:color w:val="00B0F0"/>
              </w:rPr>
              <w:t>Konsistenz</w:t>
            </w:r>
          </w:p>
        </w:tc>
        <w:tc>
          <w:tcPr>
            <w:tcW w:w="766" w:type="dxa"/>
          </w:tcPr>
          <w:p w:rsidR="00C61B8C" w:rsidP="00FB56F1" w:rsidRDefault="00C61B8C" w14:paraId="04FA4F8E" w14:textId="20119AD7">
            <w:r w:rsidRPr="0045221E">
              <w:rPr>
                <w:color w:val="00B050"/>
              </w:rPr>
              <w:t>super soft</w:t>
            </w:r>
          </w:p>
        </w:tc>
        <w:tc>
          <w:tcPr>
            <w:tcW w:w="1021" w:type="dxa"/>
          </w:tcPr>
          <w:p w:rsidR="00C61B8C" w:rsidP="00FB56F1" w:rsidRDefault="00C61B8C" w14:paraId="11CAAE4A" w14:textId="67D83FB9">
            <w:r>
              <w:t>hart</w:t>
            </w:r>
          </w:p>
        </w:tc>
        <w:tc>
          <w:tcPr>
            <w:tcW w:w="1101" w:type="dxa"/>
          </w:tcPr>
          <w:p w:rsidR="00C61B8C" w:rsidP="00FB56F1" w:rsidRDefault="00C61B8C" w14:paraId="278D0D19" w14:textId="78ED7253">
            <w:r>
              <w:t>weich</w:t>
            </w:r>
          </w:p>
        </w:tc>
        <w:tc>
          <w:tcPr>
            <w:tcW w:w="1077" w:type="dxa"/>
          </w:tcPr>
          <w:p w:rsidR="00C61B8C" w:rsidP="00FB56F1" w:rsidRDefault="00C61B8C" w14:paraId="693C451B" w14:textId="1538860D">
            <w:r>
              <w:t>flüssig</w:t>
            </w:r>
          </w:p>
        </w:tc>
        <w:tc>
          <w:tcPr>
            <w:tcW w:w="1066" w:type="dxa"/>
          </w:tcPr>
          <w:p w:rsidR="00C61B8C" w:rsidP="00FB56F1" w:rsidRDefault="00B21475" w14:paraId="48341285" w14:textId="59C489E8">
            <w:r>
              <w:t>harte Kruste</w:t>
            </w:r>
          </w:p>
        </w:tc>
        <w:tc>
          <w:tcPr>
            <w:tcW w:w="1066" w:type="dxa"/>
          </w:tcPr>
          <w:p w:rsidR="00C61B8C" w:rsidP="00FB56F1" w:rsidRDefault="00B21475" w14:paraId="10B75FDF" w14:textId="1995539F">
            <w:r>
              <w:t>weiche Kruste</w:t>
            </w:r>
          </w:p>
        </w:tc>
        <w:tc>
          <w:tcPr>
            <w:tcW w:w="1066" w:type="dxa"/>
          </w:tcPr>
          <w:p w:rsidR="00C61B8C" w:rsidP="00FB56F1" w:rsidRDefault="00C61B8C" w14:paraId="65E5A289" w14:textId="77777777"/>
        </w:tc>
        <w:tc>
          <w:tcPr>
            <w:tcW w:w="517" w:type="dxa"/>
          </w:tcPr>
          <w:p w:rsidR="00C61B8C" w:rsidP="00FB56F1" w:rsidRDefault="00C61B8C" w14:paraId="35994846" w14:textId="77777777"/>
        </w:tc>
      </w:tr>
      <w:tr w:rsidR="00212690" w:rsidTr="00C61B8C" w14:paraId="6744E3D9" w14:textId="77777777">
        <w:tc>
          <w:tcPr>
            <w:tcW w:w="1387" w:type="dxa"/>
          </w:tcPr>
          <w:p w:rsidRPr="002F553D" w:rsidR="00C61B8C" w:rsidP="00FB56F1" w:rsidRDefault="00C61B8C" w14:paraId="37B237EA" w14:textId="625D5A2D">
            <w:pPr>
              <w:rPr>
                <w:color w:val="00B0F0"/>
              </w:rPr>
            </w:pPr>
            <w:r w:rsidRPr="002F553D">
              <w:rPr>
                <w:color w:val="00B0F0"/>
              </w:rPr>
              <w:t>Haltbarkeit</w:t>
            </w:r>
          </w:p>
        </w:tc>
        <w:tc>
          <w:tcPr>
            <w:tcW w:w="766" w:type="dxa"/>
          </w:tcPr>
          <w:p w:rsidR="00C61B8C" w:rsidP="00FB56F1" w:rsidRDefault="00C61B8C" w14:paraId="4B17EA6B" w14:textId="26D220CF">
            <w:r w:rsidRPr="002117E3">
              <w:rPr>
                <w:color w:val="00B050"/>
              </w:rPr>
              <w:t>kurz</w:t>
            </w:r>
          </w:p>
        </w:tc>
        <w:tc>
          <w:tcPr>
            <w:tcW w:w="1021" w:type="dxa"/>
          </w:tcPr>
          <w:p w:rsidR="00C61B8C" w:rsidP="00FB56F1" w:rsidRDefault="00C61B8C" w14:paraId="6F88DF9D" w14:textId="5E813B7F">
            <w:r>
              <w:t>lang</w:t>
            </w:r>
          </w:p>
        </w:tc>
        <w:tc>
          <w:tcPr>
            <w:tcW w:w="1101" w:type="dxa"/>
          </w:tcPr>
          <w:p w:rsidR="00C61B8C" w:rsidP="00FB56F1" w:rsidRDefault="00C61B8C" w14:paraId="70F77495" w14:textId="5B3084AB">
            <w:r w:rsidRPr="002117E3">
              <w:t>tiefgefroren</w:t>
            </w:r>
          </w:p>
        </w:tc>
        <w:tc>
          <w:tcPr>
            <w:tcW w:w="1077" w:type="dxa"/>
          </w:tcPr>
          <w:p w:rsidR="00C61B8C" w:rsidP="00FB56F1" w:rsidRDefault="00C61B8C" w14:paraId="60405D5B" w14:textId="2EC10E80"/>
        </w:tc>
        <w:tc>
          <w:tcPr>
            <w:tcW w:w="1066" w:type="dxa"/>
          </w:tcPr>
          <w:p w:rsidR="00C61B8C" w:rsidP="00FB56F1" w:rsidRDefault="00C61B8C" w14:paraId="204A552F" w14:textId="77777777"/>
        </w:tc>
        <w:tc>
          <w:tcPr>
            <w:tcW w:w="1066" w:type="dxa"/>
          </w:tcPr>
          <w:p w:rsidR="00C61B8C" w:rsidP="00FB56F1" w:rsidRDefault="00C61B8C" w14:paraId="5EB2BFD8" w14:textId="77777777"/>
        </w:tc>
        <w:tc>
          <w:tcPr>
            <w:tcW w:w="1066" w:type="dxa"/>
          </w:tcPr>
          <w:p w:rsidR="00C61B8C" w:rsidP="00FB56F1" w:rsidRDefault="00C61B8C" w14:paraId="0A769E29" w14:textId="77777777"/>
        </w:tc>
        <w:tc>
          <w:tcPr>
            <w:tcW w:w="517" w:type="dxa"/>
          </w:tcPr>
          <w:p w:rsidR="00C61B8C" w:rsidP="00FB56F1" w:rsidRDefault="00C61B8C" w14:paraId="039E3276" w14:textId="77777777"/>
        </w:tc>
      </w:tr>
    </w:tbl>
    <w:p w:rsidRPr="00365039" w:rsidR="00365039" w:rsidP="00863965" w:rsidRDefault="00365039" w14:paraId="4DC48CD0" w14:textId="22DE9404"/>
    <w:sectPr w:rsidRPr="00365039" w:rsidR="00365039" w:rsidSect="00443A55">
      <w:headerReference w:type="default" r:id="rId46"/>
      <w:pgSz w:w="11906" w:h="16838" w:orient="portrait"/>
      <w:pgMar w:top="851" w:right="1417"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05C01" w:rsidP="00F465C2" w:rsidRDefault="00405C01" w14:paraId="529A7822" w14:textId="77777777">
      <w:pPr>
        <w:spacing w:after="0" w:line="240" w:lineRule="auto"/>
      </w:pPr>
      <w:r>
        <w:separator/>
      </w:r>
    </w:p>
  </w:endnote>
  <w:endnote w:type="continuationSeparator" w:id="0">
    <w:p w:rsidR="00405C01" w:rsidP="00F465C2" w:rsidRDefault="00405C01" w14:paraId="084E4C83" w14:textId="77777777">
      <w:pPr>
        <w:spacing w:after="0" w:line="240" w:lineRule="auto"/>
      </w:pPr>
      <w:r>
        <w:continuationSeparator/>
      </w:r>
    </w:p>
  </w:endnote>
  <w:endnote w:type="continuationNotice" w:id="1">
    <w:p w:rsidR="00405C01" w:rsidRDefault="00405C01" w14:paraId="4921B4E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2338" w:rsidRDefault="009A2338" w14:paraId="46F50923" w14:textId="77777777">
    <w:pPr>
      <w:pStyle w:val="Fuzeile"/>
      <w:pBdr>
        <w:bottom w:val="single" w:color="auto" w:sz="6" w:space="1"/>
      </w:pBdr>
      <w:rPr>
        <w:lang w:val="de-DE"/>
      </w:rPr>
    </w:pPr>
  </w:p>
  <w:p w:rsidR="001623E0" w:rsidRDefault="001623E0" w14:paraId="416C6B44" w14:textId="098560C7">
    <w:pPr>
      <w:pStyle w:val="Fuzeile"/>
    </w:pPr>
    <w:r>
      <w:rPr>
        <w:lang w:val="de-DE"/>
      </w:rPr>
      <w:fldChar w:fldCharType="begin"/>
    </w:r>
    <w:r>
      <w:rPr>
        <w:lang w:val="de-DE"/>
      </w:rPr>
      <w:instrText xml:space="preserve"> FILENAME   \* MERGEFORMAT </w:instrText>
    </w:r>
    <w:r>
      <w:rPr>
        <w:lang w:val="de-DE"/>
      </w:rPr>
      <w:fldChar w:fldCharType="separate"/>
    </w:r>
    <w:r w:rsidR="00113166">
      <w:rPr>
        <w:noProof/>
        <w:lang w:val="de-DE"/>
      </w:rPr>
      <w:t>ITPA_Mitschrift.docx</w:t>
    </w:r>
    <w:r>
      <w:rPr>
        <w:lang w:val="de-DE"/>
      </w:rPr>
      <w:fldChar w:fldCharType="end"/>
    </w:r>
    <w:r>
      <w:rPr>
        <w:lang w:val="de-DE"/>
      </w:rPr>
      <w:tab/>
    </w:r>
    <w:r>
      <w:rPr>
        <w:lang w:val="de-DE"/>
      </w:rPr>
      <w:tab/>
    </w:r>
    <w:r>
      <w:rPr>
        <w:lang w:val="de-DE"/>
      </w:rPr>
      <w:t xml:space="preserve">Seite </w:t>
    </w:r>
    <w:r>
      <w:rPr>
        <w:b/>
      </w:rPr>
      <w:fldChar w:fldCharType="begin"/>
    </w:r>
    <w:r>
      <w:rPr>
        <w:b/>
      </w:rPr>
      <w:instrText>PAGE  \* Arabic  \* MERGEFORMAT</w:instrText>
    </w:r>
    <w:r>
      <w:rPr>
        <w:b/>
      </w:rPr>
      <w:fldChar w:fldCharType="separate"/>
    </w:r>
    <w:r w:rsidRPr="008937D6" w:rsidR="008937D6">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Pr="008937D6" w:rsidR="008937D6">
      <w:rPr>
        <w:b/>
        <w:noProof/>
        <w:lang w:val="de-DE"/>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5C2" w:rsidRDefault="00F465C2" w14:paraId="1C43895C" w14:textId="77777777">
    <w:pPr>
      <w:pStyle w:val="Fuzeile"/>
    </w:pPr>
    <w:r>
      <w:rPr>
        <w:lang w:val="de-DE"/>
      </w:rPr>
      <w:fldChar w:fldCharType="begin"/>
    </w:r>
    <w:r>
      <w:rPr>
        <w:lang w:val="de-DE"/>
      </w:rPr>
      <w:instrText xml:space="preserve"> FILENAME   \* MERGEFORMAT </w:instrText>
    </w:r>
    <w:r>
      <w:rPr>
        <w:lang w:val="de-DE"/>
      </w:rPr>
      <w:fldChar w:fldCharType="separate"/>
    </w:r>
    <w:r w:rsidR="00443A55">
      <w:rPr>
        <w:noProof/>
        <w:lang w:val="de-DE"/>
      </w:rPr>
      <w:t>Labor_Protokoll.docx</w:t>
    </w:r>
    <w:r>
      <w:rPr>
        <w:lang w:val="de-DE"/>
      </w:rPr>
      <w:fldChar w:fldCharType="end"/>
    </w:r>
    <w:r>
      <w:rPr>
        <w:lang w:val="de-DE"/>
      </w:rPr>
      <w:tab/>
    </w:r>
    <w:r>
      <w:rPr>
        <w:lang w:val="de-DE"/>
      </w:rPr>
      <w:tab/>
    </w:r>
    <w:r>
      <w:rPr>
        <w:lang w:val="de-DE"/>
      </w:rPr>
      <w:t xml:space="preserve">Seite </w:t>
    </w:r>
    <w:r>
      <w:rPr>
        <w:b/>
      </w:rPr>
      <w:fldChar w:fldCharType="begin"/>
    </w:r>
    <w:r>
      <w:rPr>
        <w:b/>
      </w:rPr>
      <w:instrText>PAGE  \* Arabic  \* MERGEFORMAT</w:instrText>
    </w:r>
    <w:r>
      <w:rPr>
        <w:b/>
      </w:rPr>
      <w:fldChar w:fldCharType="separate"/>
    </w:r>
    <w:r w:rsidRPr="00443A55" w:rsidR="00443A55">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Pr="00443A55" w:rsidR="00443A55">
      <w:rPr>
        <w:b/>
        <w:noProof/>
        <w:lang w:val="de-DE"/>
      </w:rPr>
      <w:t>3</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05C01" w:rsidP="00F465C2" w:rsidRDefault="00405C01" w14:paraId="04AE716C" w14:textId="77777777">
      <w:pPr>
        <w:spacing w:after="0" w:line="240" w:lineRule="auto"/>
      </w:pPr>
      <w:r>
        <w:separator/>
      </w:r>
    </w:p>
  </w:footnote>
  <w:footnote w:type="continuationSeparator" w:id="0">
    <w:p w:rsidR="00405C01" w:rsidP="00F465C2" w:rsidRDefault="00405C01" w14:paraId="034E0E07" w14:textId="77777777">
      <w:pPr>
        <w:spacing w:after="0" w:line="240" w:lineRule="auto"/>
      </w:pPr>
      <w:r>
        <w:continuationSeparator/>
      </w:r>
    </w:p>
  </w:footnote>
  <w:footnote w:type="continuationNotice" w:id="1">
    <w:p w:rsidR="00405C01" w:rsidRDefault="00405C01" w14:paraId="224B451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443A55" w:rsidP="006A1550" w:rsidRDefault="005901C7" w14:paraId="6900AD58" w14:textId="2A32D7D8">
    <w:pPr>
      <w:pStyle w:val="Kopfzeile"/>
      <w:pBdr>
        <w:bottom w:val="single" w:color="auto" w:sz="4" w:space="1"/>
      </w:pBdr>
      <w:jc w:val="center"/>
    </w:pPr>
    <w:r>
      <w:rPr>
        <w:noProof/>
        <w:lang w:val="de-DE" w:eastAsia="de-DE"/>
      </w:rPr>
      <w:drawing>
        <wp:inline distT="0" distB="0" distL="0" distR="0" wp14:anchorId="7B8F49CA" wp14:editId="7EAFE15F">
          <wp:extent cx="1177200" cy="24120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bulletExtended.png"/>
                  <pic:cNvPicPr/>
                </pic:nvPicPr>
                <pic:blipFill>
                  <a:blip r:embed="rId1">
                    <a:extLst>
                      <a:ext uri="{28A0092B-C50C-407E-A947-70E740481C1C}">
                        <a14:useLocalDpi xmlns:a14="http://schemas.microsoft.com/office/drawing/2010/main" val="0"/>
                      </a:ext>
                    </a:extLst>
                  </a:blip>
                  <a:stretch>
                    <a:fillRect/>
                  </a:stretch>
                </pic:blipFill>
                <pic:spPr>
                  <a:xfrm>
                    <a:off x="0" y="0"/>
                    <a:ext cx="1177200" cy="241200"/>
                  </a:xfrm>
                  <a:prstGeom prst="rect">
                    <a:avLst/>
                  </a:prstGeom>
                </pic:spPr>
              </pic:pic>
            </a:graphicData>
          </a:graphic>
        </wp:inline>
      </w:drawing>
    </w:r>
  </w:p>
  <w:p w:rsidR="00443A55" w:rsidP="00F465C2" w:rsidRDefault="00443A55" w14:paraId="5A06E761" w14:textId="77777777">
    <w:pPr>
      <w:pStyle w:val="Kopfzeil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5F1"/>
    <w:multiLevelType w:val="hybridMultilevel"/>
    <w:tmpl w:val="B13864B4"/>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 w15:restartNumberingAfterBreak="0">
    <w:nsid w:val="021F1388"/>
    <w:multiLevelType w:val="hybridMultilevel"/>
    <w:tmpl w:val="EBF48F84"/>
    <w:lvl w:ilvl="0" w:tplc="1098EA2E">
      <w:start w:val="1"/>
      <w:numFmt w:val="bullet"/>
      <w:lvlText w:val=""/>
      <w:lvlJc w:val="left"/>
      <w:pPr>
        <w:ind w:left="720" w:hanging="360"/>
      </w:pPr>
      <w:rPr>
        <w:rFonts w:hint="default" w:ascii="Symbol" w:hAnsi="Symbol"/>
        <w:color w:val="000000" w:themeColor="text1"/>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 w15:restartNumberingAfterBreak="0">
    <w:nsid w:val="03A1730B"/>
    <w:multiLevelType w:val="hybridMultilevel"/>
    <w:tmpl w:val="5C28BEEA"/>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 w15:restartNumberingAfterBreak="0">
    <w:nsid w:val="048D3A48"/>
    <w:multiLevelType w:val="hybridMultilevel"/>
    <w:tmpl w:val="32D43DF6"/>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4" w15:restartNumberingAfterBreak="0">
    <w:nsid w:val="04D75E50"/>
    <w:multiLevelType w:val="hybridMultilevel"/>
    <w:tmpl w:val="00A62E16"/>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5" w15:restartNumberingAfterBreak="0">
    <w:nsid w:val="071852C4"/>
    <w:multiLevelType w:val="hybridMultilevel"/>
    <w:tmpl w:val="E9FE6244"/>
    <w:lvl w:ilvl="0" w:tplc="04070001">
      <w:start w:val="1"/>
      <w:numFmt w:val="bullet"/>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6" w15:restartNumberingAfterBreak="0">
    <w:nsid w:val="0D325865"/>
    <w:multiLevelType w:val="hybridMultilevel"/>
    <w:tmpl w:val="DC5898FC"/>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7" w15:restartNumberingAfterBreak="0">
    <w:nsid w:val="0DB86F06"/>
    <w:multiLevelType w:val="hybridMultilevel"/>
    <w:tmpl w:val="0FCA143E"/>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8" w15:restartNumberingAfterBreak="0">
    <w:nsid w:val="0E686F2A"/>
    <w:multiLevelType w:val="hybridMultilevel"/>
    <w:tmpl w:val="DF86C1B6"/>
    <w:lvl w:ilvl="0" w:tplc="04070001">
      <w:start w:val="1"/>
      <w:numFmt w:val="bullet"/>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9" w15:restartNumberingAfterBreak="0">
    <w:nsid w:val="0F6E24C3"/>
    <w:multiLevelType w:val="hybridMultilevel"/>
    <w:tmpl w:val="F3F0D8AA"/>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0" w15:restartNumberingAfterBreak="0">
    <w:nsid w:val="10F00755"/>
    <w:multiLevelType w:val="hybridMultilevel"/>
    <w:tmpl w:val="CE8C615C"/>
    <w:lvl w:ilvl="0" w:tplc="04070001">
      <w:start w:val="1"/>
      <w:numFmt w:val="bullet"/>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1" w15:restartNumberingAfterBreak="0">
    <w:nsid w:val="14703A2F"/>
    <w:multiLevelType w:val="hybridMultilevel"/>
    <w:tmpl w:val="FCB2EB40"/>
    <w:lvl w:ilvl="0" w:tplc="F358062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6C410B0"/>
    <w:multiLevelType w:val="hybridMultilevel"/>
    <w:tmpl w:val="D5E41DF0"/>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3" w15:restartNumberingAfterBreak="0">
    <w:nsid w:val="17327E35"/>
    <w:multiLevelType w:val="hybridMultilevel"/>
    <w:tmpl w:val="95545E60"/>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4" w15:restartNumberingAfterBreak="0">
    <w:nsid w:val="1A0A1E72"/>
    <w:multiLevelType w:val="hybridMultilevel"/>
    <w:tmpl w:val="492C8CC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5" w15:restartNumberingAfterBreak="0">
    <w:nsid w:val="1A32147B"/>
    <w:multiLevelType w:val="hybridMultilevel"/>
    <w:tmpl w:val="F41C7A3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6" w15:restartNumberingAfterBreak="0">
    <w:nsid w:val="1BBD589E"/>
    <w:multiLevelType w:val="hybridMultilevel"/>
    <w:tmpl w:val="BCBE6FFE"/>
    <w:lvl w:ilvl="0" w:tplc="04070001">
      <w:start w:val="1"/>
      <w:numFmt w:val="bullet"/>
      <w:lvlText w:val=""/>
      <w:lvlJc w:val="left"/>
      <w:pPr>
        <w:ind w:left="1438" w:hanging="360"/>
      </w:pPr>
      <w:rPr>
        <w:rFonts w:hint="default" w:ascii="Symbol" w:hAnsi="Symbol"/>
      </w:rPr>
    </w:lvl>
    <w:lvl w:ilvl="1" w:tplc="04070003" w:tentative="1">
      <w:start w:val="1"/>
      <w:numFmt w:val="bullet"/>
      <w:lvlText w:val="o"/>
      <w:lvlJc w:val="left"/>
      <w:pPr>
        <w:ind w:left="2158" w:hanging="360"/>
      </w:pPr>
      <w:rPr>
        <w:rFonts w:hint="default" w:ascii="Courier New" w:hAnsi="Courier New" w:cs="Courier New"/>
      </w:rPr>
    </w:lvl>
    <w:lvl w:ilvl="2" w:tplc="04070005" w:tentative="1">
      <w:start w:val="1"/>
      <w:numFmt w:val="bullet"/>
      <w:lvlText w:val=""/>
      <w:lvlJc w:val="left"/>
      <w:pPr>
        <w:ind w:left="2878" w:hanging="360"/>
      </w:pPr>
      <w:rPr>
        <w:rFonts w:hint="default" w:ascii="Wingdings" w:hAnsi="Wingdings"/>
      </w:rPr>
    </w:lvl>
    <w:lvl w:ilvl="3" w:tplc="04070001" w:tentative="1">
      <w:start w:val="1"/>
      <w:numFmt w:val="bullet"/>
      <w:lvlText w:val=""/>
      <w:lvlJc w:val="left"/>
      <w:pPr>
        <w:ind w:left="3598" w:hanging="360"/>
      </w:pPr>
      <w:rPr>
        <w:rFonts w:hint="default" w:ascii="Symbol" w:hAnsi="Symbol"/>
      </w:rPr>
    </w:lvl>
    <w:lvl w:ilvl="4" w:tplc="04070003" w:tentative="1">
      <w:start w:val="1"/>
      <w:numFmt w:val="bullet"/>
      <w:lvlText w:val="o"/>
      <w:lvlJc w:val="left"/>
      <w:pPr>
        <w:ind w:left="4318" w:hanging="360"/>
      </w:pPr>
      <w:rPr>
        <w:rFonts w:hint="default" w:ascii="Courier New" w:hAnsi="Courier New" w:cs="Courier New"/>
      </w:rPr>
    </w:lvl>
    <w:lvl w:ilvl="5" w:tplc="04070005" w:tentative="1">
      <w:start w:val="1"/>
      <w:numFmt w:val="bullet"/>
      <w:lvlText w:val=""/>
      <w:lvlJc w:val="left"/>
      <w:pPr>
        <w:ind w:left="5038" w:hanging="360"/>
      </w:pPr>
      <w:rPr>
        <w:rFonts w:hint="default" w:ascii="Wingdings" w:hAnsi="Wingdings"/>
      </w:rPr>
    </w:lvl>
    <w:lvl w:ilvl="6" w:tplc="04070001" w:tentative="1">
      <w:start w:val="1"/>
      <w:numFmt w:val="bullet"/>
      <w:lvlText w:val=""/>
      <w:lvlJc w:val="left"/>
      <w:pPr>
        <w:ind w:left="5758" w:hanging="360"/>
      </w:pPr>
      <w:rPr>
        <w:rFonts w:hint="default" w:ascii="Symbol" w:hAnsi="Symbol"/>
      </w:rPr>
    </w:lvl>
    <w:lvl w:ilvl="7" w:tplc="04070003" w:tentative="1">
      <w:start w:val="1"/>
      <w:numFmt w:val="bullet"/>
      <w:lvlText w:val="o"/>
      <w:lvlJc w:val="left"/>
      <w:pPr>
        <w:ind w:left="6478" w:hanging="360"/>
      </w:pPr>
      <w:rPr>
        <w:rFonts w:hint="default" w:ascii="Courier New" w:hAnsi="Courier New" w:cs="Courier New"/>
      </w:rPr>
    </w:lvl>
    <w:lvl w:ilvl="8" w:tplc="04070005" w:tentative="1">
      <w:start w:val="1"/>
      <w:numFmt w:val="bullet"/>
      <w:lvlText w:val=""/>
      <w:lvlJc w:val="left"/>
      <w:pPr>
        <w:ind w:left="7198" w:hanging="360"/>
      </w:pPr>
      <w:rPr>
        <w:rFonts w:hint="default" w:ascii="Wingdings" w:hAnsi="Wingdings"/>
      </w:rPr>
    </w:lvl>
  </w:abstractNum>
  <w:abstractNum w:abstractNumId="17" w15:restartNumberingAfterBreak="0">
    <w:nsid w:val="1D66152E"/>
    <w:multiLevelType w:val="multilevel"/>
    <w:tmpl w:val="51B0343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15:restartNumberingAfterBreak="0">
    <w:nsid w:val="1F9B3247"/>
    <w:multiLevelType w:val="hybridMultilevel"/>
    <w:tmpl w:val="1430C94C"/>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9" w15:restartNumberingAfterBreak="0">
    <w:nsid w:val="2B3419CC"/>
    <w:multiLevelType w:val="hybridMultilevel"/>
    <w:tmpl w:val="DDDE1E5E"/>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0" w15:restartNumberingAfterBreak="0">
    <w:nsid w:val="2DF83D3B"/>
    <w:multiLevelType w:val="hybridMultilevel"/>
    <w:tmpl w:val="5C2C9E36"/>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1" w15:restartNumberingAfterBreak="0">
    <w:nsid w:val="31E14587"/>
    <w:multiLevelType w:val="hybridMultilevel"/>
    <w:tmpl w:val="0AA234FE"/>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2" w15:restartNumberingAfterBreak="0">
    <w:nsid w:val="35EC546E"/>
    <w:multiLevelType w:val="hybridMultilevel"/>
    <w:tmpl w:val="A07AF13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3" w15:restartNumberingAfterBreak="0">
    <w:nsid w:val="36842A70"/>
    <w:multiLevelType w:val="hybridMultilevel"/>
    <w:tmpl w:val="8658765C"/>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4" w15:restartNumberingAfterBreak="0">
    <w:nsid w:val="37091CE9"/>
    <w:multiLevelType w:val="hybridMultilevel"/>
    <w:tmpl w:val="B2AE358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5" w15:restartNumberingAfterBreak="0">
    <w:nsid w:val="375F72EC"/>
    <w:multiLevelType w:val="hybridMultilevel"/>
    <w:tmpl w:val="4E8A6B0E"/>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6" w15:restartNumberingAfterBreak="0">
    <w:nsid w:val="3C570B10"/>
    <w:multiLevelType w:val="hybridMultilevel"/>
    <w:tmpl w:val="0660FF5A"/>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7" w15:restartNumberingAfterBreak="0">
    <w:nsid w:val="3E3C3769"/>
    <w:multiLevelType w:val="hybridMultilevel"/>
    <w:tmpl w:val="88ACC0EC"/>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8" w15:restartNumberingAfterBreak="0">
    <w:nsid w:val="40F82332"/>
    <w:multiLevelType w:val="hybridMultilevel"/>
    <w:tmpl w:val="3D8A61C0"/>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9" w15:restartNumberingAfterBreak="0">
    <w:nsid w:val="40FB3016"/>
    <w:multiLevelType w:val="hybridMultilevel"/>
    <w:tmpl w:val="4A700B70"/>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0" w15:restartNumberingAfterBreak="0">
    <w:nsid w:val="417C761E"/>
    <w:multiLevelType w:val="hybridMultilevel"/>
    <w:tmpl w:val="56EAAAFA"/>
    <w:lvl w:ilvl="0" w:tplc="04070001">
      <w:start w:val="1"/>
      <w:numFmt w:val="bullet"/>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1" w15:restartNumberingAfterBreak="0">
    <w:nsid w:val="425F044B"/>
    <w:multiLevelType w:val="hybridMultilevel"/>
    <w:tmpl w:val="2586D0A0"/>
    <w:lvl w:ilvl="0" w:tplc="CB4CB7AE">
      <w:numFmt w:val="bullet"/>
      <w:lvlText w:val="-"/>
      <w:lvlJc w:val="left"/>
      <w:pPr>
        <w:ind w:left="1070" w:hanging="360"/>
      </w:pPr>
      <w:rPr>
        <w:rFonts w:hint="default" w:ascii="Calibri" w:hAnsi="Calibri" w:cs="Calibri" w:eastAsiaTheme="minorHAnsi"/>
      </w:rPr>
    </w:lvl>
    <w:lvl w:ilvl="1" w:tplc="04070003" w:tentative="1">
      <w:start w:val="1"/>
      <w:numFmt w:val="bullet"/>
      <w:lvlText w:val="o"/>
      <w:lvlJc w:val="left"/>
      <w:pPr>
        <w:ind w:left="1790" w:hanging="360"/>
      </w:pPr>
      <w:rPr>
        <w:rFonts w:hint="default" w:ascii="Courier New" w:hAnsi="Courier New" w:cs="Courier New"/>
      </w:rPr>
    </w:lvl>
    <w:lvl w:ilvl="2" w:tplc="04070005" w:tentative="1">
      <w:start w:val="1"/>
      <w:numFmt w:val="bullet"/>
      <w:lvlText w:val=""/>
      <w:lvlJc w:val="left"/>
      <w:pPr>
        <w:ind w:left="2510" w:hanging="360"/>
      </w:pPr>
      <w:rPr>
        <w:rFonts w:hint="default" w:ascii="Wingdings" w:hAnsi="Wingdings"/>
      </w:rPr>
    </w:lvl>
    <w:lvl w:ilvl="3" w:tplc="04070001" w:tentative="1">
      <w:start w:val="1"/>
      <w:numFmt w:val="bullet"/>
      <w:lvlText w:val=""/>
      <w:lvlJc w:val="left"/>
      <w:pPr>
        <w:ind w:left="3230" w:hanging="360"/>
      </w:pPr>
      <w:rPr>
        <w:rFonts w:hint="default" w:ascii="Symbol" w:hAnsi="Symbol"/>
      </w:rPr>
    </w:lvl>
    <w:lvl w:ilvl="4" w:tplc="04070003" w:tentative="1">
      <w:start w:val="1"/>
      <w:numFmt w:val="bullet"/>
      <w:lvlText w:val="o"/>
      <w:lvlJc w:val="left"/>
      <w:pPr>
        <w:ind w:left="3950" w:hanging="360"/>
      </w:pPr>
      <w:rPr>
        <w:rFonts w:hint="default" w:ascii="Courier New" w:hAnsi="Courier New" w:cs="Courier New"/>
      </w:rPr>
    </w:lvl>
    <w:lvl w:ilvl="5" w:tplc="04070005" w:tentative="1">
      <w:start w:val="1"/>
      <w:numFmt w:val="bullet"/>
      <w:lvlText w:val=""/>
      <w:lvlJc w:val="left"/>
      <w:pPr>
        <w:ind w:left="4670" w:hanging="360"/>
      </w:pPr>
      <w:rPr>
        <w:rFonts w:hint="default" w:ascii="Wingdings" w:hAnsi="Wingdings"/>
      </w:rPr>
    </w:lvl>
    <w:lvl w:ilvl="6" w:tplc="04070001" w:tentative="1">
      <w:start w:val="1"/>
      <w:numFmt w:val="bullet"/>
      <w:lvlText w:val=""/>
      <w:lvlJc w:val="left"/>
      <w:pPr>
        <w:ind w:left="5390" w:hanging="360"/>
      </w:pPr>
      <w:rPr>
        <w:rFonts w:hint="default" w:ascii="Symbol" w:hAnsi="Symbol"/>
      </w:rPr>
    </w:lvl>
    <w:lvl w:ilvl="7" w:tplc="04070003" w:tentative="1">
      <w:start w:val="1"/>
      <w:numFmt w:val="bullet"/>
      <w:lvlText w:val="o"/>
      <w:lvlJc w:val="left"/>
      <w:pPr>
        <w:ind w:left="6110" w:hanging="360"/>
      </w:pPr>
      <w:rPr>
        <w:rFonts w:hint="default" w:ascii="Courier New" w:hAnsi="Courier New" w:cs="Courier New"/>
      </w:rPr>
    </w:lvl>
    <w:lvl w:ilvl="8" w:tplc="04070005" w:tentative="1">
      <w:start w:val="1"/>
      <w:numFmt w:val="bullet"/>
      <w:lvlText w:val=""/>
      <w:lvlJc w:val="left"/>
      <w:pPr>
        <w:ind w:left="6830" w:hanging="360"/>
      </w:pPr>
      <w:rPr>
        <w:rFonts w:hint="default" w:ascii="Wingdings" w:hAnsi="Wingdings"/>
      </w:rPr>
    </w:lvl>
  </w:abstractNum>
  <w:abstractNum w:abstractNumId="32" w15:restartNumberingAfterBreak="0">
    <w:nsid w:val="43F42A2A"/>
    <w:multiLevelType w:val="hybridMultilevel"/>
    <w:tmpl w:val="B3380804"/>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3" w15:restartNumberingAfterBreak="0">
    <w:nsid w:val="4AA13F0B"/>
    <w:multiLevelType w:val="hybridMultilevel"/>
    <w:tmpl w:val="9006D65E"/>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4" w15:restartNumberingAfterBreak="0">
    <w:nsid w:val="512A6C02"/>
    <w:multiLevelType w:val="hybridMultilevel"/>
    <w:tmpl w:val="9F9229E2"/>
    <w:lvl w:ilvl="0" w:tplc="0407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5" w15:restartNumberingAfterBreak="0">
    <w:nsid w:val="53995BC0"/>
    <w:multiLevelType w:val="hybridMultilevel"/>
    <w:tmpl w:val="30164B2C"/>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6" w15:restartNumberingAfterBreak="0">
    <w:nsid w:val="59183682"/>
    <w:multiLevelType w:val="hybridMultilevel"/>
    <w:tmpl w:val="9A96EA2E"/>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7" w15:restartNumberingAfterBreak="0">
    <w:nsid w:val="605E3EFE"/>
    <w:multiLevelType w:val="hybridMultilevel"/>
    <w:tmpl w:val="3BFCB000"/>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8" w15:restartNumberingAfterBreak="0">
    <w:nsid w:val="60A42D55"/>
    <w:multiLevelType w:val="hybridMultilevel"/>
    <w:tmpl w:val="C9729086"/>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9" w15:restartNumberingAfterBreak="0">
    <w:nsid w:val="60CC460D"/>
    <w:multiLevelType w:val="hybridMultilevel"/>
    <w:tmpl w:val="60BC7A14"/>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40" w15:restartNumberingAfterBreak="0">
    <w:nsid w:val="62E008E5"/>
    <w:multiLevelType w:val="hybridMultilevel"/>
    <w:tmpl w:val="B5700F3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41" w15:restartNumberingAfterBreak="0">
    <w:nsid w:val="630B61EE"/>
    <w:multiLevelType w:val="hybridMultilevel"/>
    <w:tmpl w:val="677C7B46"/>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42" w15:restartNumberingAfterBreak="0">
    <w:nsid w:val="68DF7921"/>
    <w:multiLevelType w:val="hybridMultilevel"/>
    <w:tmpl w:val="6ACA204E"/>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43" w15:restartNumberingAfterBreak="0">
    <w:nsid w:val="71B6344A"/>
    <w:multiLevelType w:val="hybridMultilevel"/>
    <w:tmpl w:val="1EC01ED6"/>
    <w:lvl w:ilvl="0" w:tplc="A0FA3A1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21D04E9"/>
    <w:multiLevelType w:val="hybridMultilevel"/>
    <w:tmpl w:val="2D9E5FAA"/>
    <w:lvl w:ilvl="0" w:tplc="04070001">
      <w:start w:val="1"/>
      <w:numFmt w:val="bullet"/>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45" w15:restartNumberingAfterBreak="0">
    <w:nsid w:val="779A0FF5"/>
    <w:multiLevelType w:val="hybridMultilevel"/>
    <w:tmpl w:val="D59C3996"/>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46" w15:restartNumberingAfterBreak="0">
    <w:nsid w:val="7C011082"/>
    <w:multiLevelType w:val="hybridMultilevel"/>
    <w:tmpl w:val="0400CA56"/>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num w:numId="1" w16cid:durableId="524097213">
    <w:abstractNumId w:val="17"/>
  </w:num>
  <w:num w:numId="2" w16cid:durableId="208878330">
    <w:abstractNumId w:val="37"/>
  </w:num>
  <w:num w:numId="3" w16cid:durableId="935596452">
    <w:abstractNumId w:val="24"/>
  </w:num>
  <w:num w:numId="4" w16cid:durableId="594939613">
    <w:abstractNumId w:val="39"/>
  </w:num>
  <w:num w:numId="5" w16cid:durableId="1792356863">
    <w:abstractNumId w:val="41"/>
  </w:num>
  <w:num w:numId="6" w16cid:durableId="987444737">
    <w:abstractNumId w:val="45"/>
  </w:num>
  <w:num w:numId="7" w16cid:durableId="1107502409">
    <w:abstractNumId w:val="33"/>
  </w:num>
  <w:num w:numId="8" w16cid:durableId="856237491">
    <w:abstractNumId w:val="0"/>
  </w:num>
  <w:num w:numId="9" w16cid:durableId="360784855">
    <w:abstractNumId w:val="15"/>
  </w:num>
  <w:num w:numId="10" w16cid:durableId="1723094597">
    <w:abstractNumId w:val="4"/>
  </w:num>
  <w:num w:numId="11" w16cid:durableId="1279987930">
    <w:abstractNumId w:val="18"/>
  </w:num>
  <w:num w:numId="12" w16cid:durableId="516045535">
    <w:abstractNumId w:val="21"/>
  </w:num>
  <w:num w:numId="13" w16cid:durableId="2106027394">
    <w:abstractNumId w:val="11"/>
  </w:num>
  <w:num w:numId="14" w16cid:durableId="920263247">
    <w:abstractNumId w:val="7"/>
  </w:num>
  <w:num w:numId="15" w16cid:durableId="1982270042">
    <w:abstractNumId w:val="28"/>
  </w:num>
  <w:num w:numId="16" w16cid:durableId="309746594">
    <w:abstractNumId w:val="27"/>
  </w:num>
  <w:num w:numId="17" w16cid:durableId="1219514722">
    <w:abstractNumId w:val="1"/>
  </w:num>
  <w:num w:numId="18" w16cid:durableId="1188787576">
    <w:abstractNumId w:val="34"/>
  </w:num>
  <w:num w:numId="19" w16cid:durableId="1251742834">
    <w:abstractNumId w:val="23"/>
  </w:num>
  <w:num w:numId="20" w16cid:durableId="1585651729">
    <w:abstractNumId w:val="12"/>
  </w:num>
  <w:num w:numId="21" w16cid:durableId="318001886">
    <w:abstractNumId w:val="6"/>
  </w:num>
  <w:num w:numId="22" w16cid:durableId="340621913">
    <w:abstractNumId w:val="5"/>
  </w:num>
  <w:num w:numId="23" w16cid:durableId="1170369267">
    <w:abstractNumId w:val="16"/>
  </w:num>
  <w:num w:numId="24" w16cid:durableId="837768528">
    <w:abstractNumId w:val="19"/>
  </w:num>
  <w:num w:numId="25" w16cid:durableId="1709719518">
    <w:abstractNumId w:val="26"/>
  </w:num>
  <w:num w:numId="26" w16cid:durableId="1393886965">
    <w:abstractNumId w:val="14"/>
  </w:num>
  <w:num w:numId="27" w16cid:durableId="1997801810">
    <w:abstractNumId w:val="13"/>
  </w:num>
  <w:num w:numId="28" w16cid:durableId="1728603975">
    <w:abstractNumId w:val="20"/>
  </w:num>
  <w:num w:numId="29" w16cid:durableId="117183496">
    <w:abstractNumId w:val="46"/>
  </w:num>
  <w:num w:numId="30" w16cid:durableId="1838420327">
    <w:abstractNumId w:val="9"/>
  </w:num>
  <w:num w:numId="31" w16cid:durableId="764151530">
    <w:abstractNumId w:val="38"/>
  </w:num>
  <w:num w:numId="32" w16cid:durableId="675037412">
    <w:abstractNumId w:val="30"/>
  </w:num>
  <w:num w:numId="33" w16cid:durableId="1758212761">
    <w:abstractNumId w:val="8"/>
  </w:num>
  <w:num w:numId="34" w16cid:durableId="593249388">
    <w:abstractNumId w:val="44"/>
  </w:num>
  <w:num w:numId="35" w16cid:durableId="1489787506">
    <w:abstractNumId w:val="10"/>
  </w:num>
  <w:num w:numId="36" w16cid:durableId="1604919735">
    <w:abstractNumId w:val="35"/>
  </w:num>
  <w:num w:numId="37" w16cid:durableId="745687508">
    <w:abstractNumId w:val="29"/>
  </w:num>
  <w:num w:numId="38" w16cid:durableId="578247821">
    <w:abstractNumId w:val="2"/>
  </w:num>
  <w:num w:numId="39" w16cid:durableId="1778064289">
    <w:abstractNumId w:val="32"/>
  </w:num>
  <w:num w:numId="40" w16cid:durableId="1145198382">
    <w:abstractNumId w:val="42"/>
  </w:num>
  <w:num w:numId="41" w16cid:durableId="2043706715">
    <w:abstractNumId w:val="40"/>
  </w:num>
  <w:num w:numId="42" w16cid:durableId="178275664">
    <w:abstractNumId w:val="25"/>
  </w:num>
  <w:num w:numId="43" w16cid:durableId="1744794086">
    <w:abstractNumId w:val="3"/>
  </w:num>
  <w:num w:numId="44" w16cid:durableId="489177328">
    <w:abstractNumId w:val="36"/>
  </w:num>
  <w:num w:numId="45" w16cid:durableId="1832284474">
    <w:abstractNumId w:val="22"/>
  </w:num>
  <w:num w:numId="46" w16cid:durableId="234094720">
    <w:abstractNumId w:val="31"/>
  </w:num>
  <w:num w:numId="47" w16cid:durableId="1309434815">
    <w:abstractNumId w:val="43"/>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neider Felix Christian">
    <w15:presenceInfo w15:providerId="AD" w15:userId="S::F.SCHNEIDER@htlkrems.at::d7183f99-f1f0-4533-86fa-87a2c40c4bb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6"/>
  <w:hideSpellingErrors/>
  <w:hideGrammaticalErrors/>
  <w:activeWritingStyle w:lang="de-DE" w:vendorID="64" w:dllVersion="6" w:nlCheck="1" w:checkStyle="1" w:appName="MSWord"/>
  <w:trackRevisions w:val="false"/>
  <w:defaultTabStop w:val="708"/>
  <w:hyphenationZone w:val="425"/>
  <w:characterSpacingControl w:val="doNotCompress"/>
  <w:hdrShapeDefaults>
    <o:shapedefaults v:ext="edit" spidmax="4505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6307"/>
    <w:rsid w:val="00001DD9"/>
    <w:rsid w:val="00002519"/>
    <w:rsid w:val="000025B1"/>
    <w:rsid w:val="00003D36"/>
    <w:rsid w:val="00004814"/>
    <w:rsid w:val="000077FF"/>
    <w:rsid w:val="00011F74"/>
    <w:rsid w:val="000124DD"/>
    <w:rsid w:val="00012590"/>
    <w:rsid w:val="00013393"/>
    <w:rsid w:val="000238EF"/>
    <w:rsid w:val="0002486E"/>
    <w:rsid w:val="00026EEF"/>
    <w:rsid w:val="0003292B"/>
    <w:rsid w:val="000333A5"/>
    <w:rsid w:val="0003666F"/>
    <w:rsid w:val="00050037"/>
    <w:rsid w:val="00050096"/>
    <w:rsid w:val="000512E7"/>
    <w:rsid w:val="00051EBE"/>
    <w:rsid w:val="00054432"/>
    <w:rsid w:val="0005626B"/>
    <w:rsid w:val="00056CF7"/>
    <w:rsid w:val="00061E5D"/>
    <w:rsid w:val="000623F8"/>
    <w:rsid w:val="00064E9C"/>
    <w:rsid w:val="000671DE"/>
    <w:rsid w:val="00067291"/>
    <w:rsid w:val="00070CAF"/>
    <w:rsid w:val="0007150A"/>
    <w:rsid w:val="00077329"/>
    <w:rsid w:val="0007797D"/>
    <w:rsid w:val="000805B8"/>
    <w:rsid w:val="0008085B"/>
    <w:rsid w:val="00083C2E"/>
    <w:rsid w:val="00085AE3"/>
    <w:rsid w:val="00086D4A"/>
    <w:rsid w:val="00087F1C"/>
    <w:rsid w:val="0009104C"/>
    <w:rsid w:val="00094F6F"/>
    <w:rsid w:val="000968B7"/>
    <w:rsid w:val="00096AEC"/>
    <w:rsid w:val="00096E6C"/>
    <w:rsid w:val="000A0EB2"/>
    <w:rsid w:val="000A2EBC"/>
    <w:rsid w:val="000A62F8"/>
    <w:rsid w:val="000A7814"/>
    <w:rsid w:val="000B20B9"/>
    <w:rsid w:val="000B57B8"/>
    <w:rsid w:val="000C11B5"/>
    <w:rsid w:val="000C4C25"/>
    <w:rsid w:val="000C59EF"/>
    <w:rsid w:val="000C5CF4"/>
    <w:rsid w:val="000C7528"/>
    <w:rsid w:val="000E0222"/>
    <w:rsid w:val="000E14B3"/>
    <w:rsid w:val="000E1A00"/>
    <w:rsid w:val="000E1ECD"/>
    <w:rsid w:val="000F05DB"/>
    <w:rsid w:val="000F4399"/>
    <w:rsid w:val="000F6B88"/>
    <w:rsid w:val="0010069E"/>
    <w:rsid w:val="0010118E"/>
    <w:rsid w:val="00102DA6"/>
    <w:rsid w:val="00103846"/>
    <w:rsid w:val="0010398C"/>
    <w:rsid w:val="00105CF8"/>
    <w:rsid w:val="001101E7"/>
    <w:rsid w:val="001126FF"/>
    <w:rsid w:val="00113166"/>
    <w:rsid w:val="001144BF"/>
    <w:rsid w:val="00116BF4"/>
    <w:rsid w:val="00121B66"/>
    <w:rsid w:val="00121BCE"/>
    <w:rsid w:val="001236BA"/>
    <w:rsid w:val="00126E26"/>
    <w:rsid w:val="001301C5"/>
    <w:rsid w:val="0013061A"/>
    <w:rsid w:val="0014383B"/>
    <w:rsid w:val="00143E2C"/>
    <w:rsid w:val="00152DC2"/>
    <w:rsid w:val="00153389"/>
    <w:rsid w:val="00153EC5"/>
    <w:rsid w:val="001552A2"/>
    <w:rsid w:val="00156850"/>
    <w:rsid w:val="001623E0"/>
    <w:rsid w:val="00163608"/>
    <w:rsid w:val="00166B19"/>
    <w:rsid w:val="00170D7B"/>
    <w:rsid w:val="00174D1B"/>
    <w:rsid w:val="0018140E"/>
    <w:rsid w:val="00182399"/>
    <w:rsid w:val="00182B31"/>
    <w:rsid w:val="00184CA5"/>
    <w:rsid w:val="00186CC2"/>
    <w:rsid w:val="00191034"/>
    <w:rsid w:val="00191796"/>
    <w:rsid w:val="001918A9"/>
    <w:rsid w:val="00192491"/>
    <w:rsid w:val="001951A5"/>
    <w:rsid w:val="0019600D"/>
    <w:rsid w:val="00196ED0"/>
    <w:rsid w:val="001A2486"/>
    <w:rsid w:val="001A303B"/>
    <w:rsid w:val="001B033A"/>
    <w:rsid w:val="001B22ED"/>
    <w:rsid w:val="001B430E"/>
    <w:rsid w:val="001B602B"/>
    <w:rsid w:val="001C2BE3"/>
    <w:rsid w:val="001C5CEC"/>
    <w:rsid w:val="001C6D5E"/>
    <w:rsid w:val="001C709B"/>
    <w:rsid w:val="001C7765"/>
    <w:rsid w:val="001D7363"/>
    <w:rsid w:val="001E32FF"/>
    <w:rsid w:val="001E4FBA"/>
    <w:rsid w:val="001E5983"/>
    <w:rsid w:val="001E6C63"/>
    <w:rsid w:val="001E715D"/>
    <w:rsid w:val="001F016E"/>
    <w:rsid w:val="001F44C6"/>
    <w:rsid w:val="00210CE2"/>
    <w:rsid w:val="002117E3"/>
    <w:rsid w:val="00212690"/>
    <w:rsid w:val="00214E04"/>
    <w:rsid w:val="00216599"/>
    <w:rsid w:val="002165E2"/>
    <w:rsid w:val="00216900"/>
    <w:rsid w:val="002169F0"/>
    <w:rsid w:val="00216DC2"/>
    <w:rsid w:val="00223329"/>
    <w:rsid w:val="00226AB9"/>
    <w:rsid w:val="00231F13"/>
    <w:rsid w:val="00233ABA"/>
    <w:rsid w:val="00234601"/>
    <w:rsid w:val="00235B98"/>
    <w:rsid w:val="0023735C"/>
    <w:rsid w:val="00241C67"/>
    <w:rsid w:val="002421F3"/>
    <w:rsid w:val="0024458A"/>
    <w:rsid w:val="0025002D"/>
    <w:rsid w:val="002546BC"/>
    <w:rsid w:val="00260D62"/>
    <w:rsid w:val="00263AB8"/>
    <w:rsid w:val="00264B67"/>
    <w:rsid w:val="0026585B"/>
    <w:rsid w:val="00284DBF"/>
    <w:rsid w:val="00291D75"/>
    <w:rsid w:val="00294DF8"/>
    <w:rsid w:val="00295FC1"/>
    <w:rsid w:val="002A702A"/>
    <w:rsid w:val="002B1503"/>
    <w:rsid w:val="002B330E"/>
    <w:rsid w:val="002B45FB"/>
    <w:rsid w:val="002B4F1A"/>
    <w:rsid w:val="002B600C"/>
    <w:rsid w:val="002B77D3"/>
    <w:rsid w:val="002C0FB8"/>
    <w:rsid w:val="002C2702"/>
    <w:rsid w:val="002C2856"/>
    <w:rsid w:val="002C5CD3"/>
    <w:rsid w:val="002C6245"/>
    <w:rsid w:val="002D18C1"/>
    <w:rsid w:val="002D362C"/>
    <w:rsid w:val="002E100E"/>
    <w:rsid w:val="002E2722"/>
    <w:rsid w:val="002E3620"/>
    <w:rsid w:val="002E4359"/>
    <w:rsid w:val="002E5B56"/>
    <w:rsid w:val="002E6ADE"/>
    <w:rsid w:val="002F553D"/>
    <w:rsid w:val="002F5DDD"/>
    <w:rsid w:val="002F7553"/>
    <w:rsid w:val="00300A5F"/>
    <w:rsid w:val="00301222"/>
    <w:rsid w:val="00302CA5"/>
    <w:rsid w:val="00304A23"/>
    <w:rsid w:val="00305AAF"/>
    <w:rsid w:val="00310A0D"/>
    <w:rsid w:val="00312AEB"/>
    <w:rsid w:val="00314A85"/>
    <w:rsid w:val="003178F5"/>
    <w:rsid w:val="0032350E"/>
    <w:rsid w:val="00323782"/>
    <w:rsid w:val="0033003B"/>
    <w:rsid w:val="0033310A"/>
    <w:rsid w:val="00335E92"/>
    <w:rsid w:val="0034654A"/>
    <w:rsid w:val="00347C82"/>
    <w:rsid w:val="00350E34"/>
    <w:rsid w:val="0035255A"/>
    <w:rsid w:val="003538D2"/>
    <w:rsid w:val="0036039F"/>
    <w:rsid w:val="00364CFB"/>
    <w:rsid w:val="00365039"/>
    <w:rsid w:val="00370D48"/>
    <w:rsid w:val="0037133B"/>
    <w:rsid w:val="003720B0"/>
    <w:rsid w:val="00373BBC"/>
    <w:rsid w:val="003753F7"/>
    <w:rsid w:val="00376910"/>
    <w:rsid w:val="00385B81"/>
    <w:rsid w:val="00387C1D"/>
    <w:rsid w:val="0039145C"/>
    <w:rsid w:val="00394519"/>
    <w:rsid w:val="003A019B"/>
    <w:rsid w:val="003A11D3"/>
    <w:rsid w:val="003A1A8A"/>
    <w:rsid w:val="003A20F6"/>
    <w:rsid w:val="003A269A"/>
    <w:rsid w:val="003A2F6A"/>
    <w:rsid w:val="003A3E3C"/>
    <w:rsid w:val="003A6472"/>
    <w:rsid w:val="003A7EF7"/>
    <w:rsid w:val="003B2883"/>
    <w:rsid w:val="003B2E31"/>
    <w:rsid w:val="003B5D08"/>
    <w:rsid w:val="003C0E07"/>
    <w:rsid w:val="003C2A55"/>
    <w:rsid w:val="003C36BB"/>
    <w:rsid w:val="003C6EB4"/>
    <w:rsid w:val="003D0669"/>
    <w:rsid w:val="003D0EBF"/>
    <w:rsid w:val="003D17DA"/>
    <w:rsid w:val="003D188A"/>
    <w:rsid w:val="003D3E0E"/>
    <w:rsid w:val="003E212E"/>
    <w:rsid w:val="003F3AA4"/>
    <w:rsid w:val="003F3D3E"/>
    <w:rsid w:val="003F3FBC"/>
    <w:rsid w:val="003F5A73"/>
    <w:rsid w:val="003F64BB"/>
    <w:rsid w:val="00400D68"/>
    <w:rsid w:val="00402B6B"/>
    <w:rsid w:val="00403250"/>
    <w:rsid w:val="00405C01"/>
    <w:rsid w:val="00407C62"/>
    <w:rsid w:val="0041285A"/>
    <w:rsid w:val="00413B27"/>
    <w:rsid w:val="00417AB3"/>
    <w:rsid w:val="00420912"/>
    <w:rsid w:val="004229B3"/>
    <w:rsid w:val="00422F9D"/>
    <w:rsid w:val="0042353B"/>
    <w:rsid w:val="004254D3"/>
    <w:rsid w:val="00426170"/>
    <w:rsid w:val="004277E0"/>
    <w:rsid w:val="0043740D"/>
    <w:rsid w:val="00437477"/>
    <w:rsid w:val="0043793A"/>
    <w:rsid w:val="00437A47"/>
    <w:rsid w:val="00441A45"/>
    <w:rsid w:val="00443268"/>
    <w:rsid w:val="00443A55"/>
    <w:rsid w:val="004448CC"/>
    <w:rsid w:val="0045221E"/>
    <w:rsid w:val="0045421D"/>
    <w:rsid w:val="00456BB4"/>
    <w:rsid w:val="00456F16"/>
    <w:rsid w:val="00457981"/>
    <w:rsid w:val="00457FB8"/>
    <w:rsid w:val="00460ACD"/>
    <w:rsid w:val="00461EFB"/>
    <w:rsid w:val="004634CD"/>
    <w:rsid w:val="00472F81"/>
    <w:rsid w:val="00472FB1"/>
    <w:rsid w:val="004771DD"/>
    <w:rsid w:val="00477893"/>
    <w:rsid w:val="0048017E"/>
    <w:rsid w:val="00481F93"/>
    <w:rsid w:val="00491176"/>
    <w:rsid w:val="00493B01"/>
    <w:rsid w:val="00493DA0"/>
    <w:rsid w:val="0049428E"/>
    <w:rsid w:val="0049607D"/>
    <w:rsid w:val="004963BC"/>
    <w:rsid w:val="004964B2"/>
    <w:rsid w:val="00496507"/>
    <w:rsid w:val="00497ED6"/>
    <w:rsid w:val="004A2E5E"/>
    <w:rsid w:val="004A3336"/>
    <w:rsid w:val="004A4882"/>
    <w:rsid w:val="004B18D6"/>
    <w:rsid w:val="004B2C03"/>
    <w:rsid w:val="004B654B"/>
    <w:rsid w:val="004B6775"/>
    <w:rsid w:val="004C2069"/>
    <w:rsid w:val="004C2214"/>
    <w:rsid w:val="004C4972"/>
    <w:rsid w:val="004D06CB"/>
    <w:rsid w:val="004D3904"/>
    <w:rsid w:val="004D3F4B"/>
    <w:rsid w:val="004D6B22"/>
    <w:rsid w:val="004E18A0"/>
    <w:rsid w:val="004E20DA"/>
    <w:rsid w:val="004E336D"/>
    <w:rsid w:val="004E4D05"/>
    <w:rsid w:val="004E79BE"/>
    <w:rsid w:val="004E7EAA"/>
    <w:rsid w:val="004F14C4"/>
    <w:rsid w:val="004F1DFF"/>
    <w:rsid w:val="004F47CE"/>
    <w:rsid w:val="004F4C01"/>
    <w:rsid w:val="00504F21"/>
    <w:rsid w:val="00505257"/>
    <w:rsid w:val="00505861"/>
    <w:rsid w:val="00507AA0"/>
    <w:rsid w:val="00510B4A"/>
    <w:rsid w:val="00511347"/>
    <w:rsid w:val="00513D3F"/>
    <w:rsid w:val="005140E5"/>
    <w:rsid w:val="005146A6"/>
    <w:rsid w:val="00515AE0"/>
    <w:rsid w:val="00515B30"/>
    <w:rsid w:val="005167A1"/>
    <w:rsid w:val="00517486"/>
    <w:rsid w:val="00520023"/>
    <w:rsid w:val="00520E8A"/>
    <w:rsid w:val="00521641"/>
    <w:rsid w:val="00521772"/>
    <w:rsid w:val="00522D2A"/>
    <w:rsid w:val="0053164F"/>
    <w:rsid w:val="00531C65"/>
    <w:rsid w:val="00532FA3"/>
    <w:rsid w:val="00533352"/>
    <w:rsid w:val="00537753"/>
    <w:rsid w:val="005377D4"/>
    <w:rsid w:val="005378F0"/>
    <w:rsid w:val="005402C3"/>
    <w:rsid w:val="005409E9"/>
    <w:rsid w:val="00544AAB"/>
    <w:rsid w:val="005453D7"/>
    <w:rsid w:val="00547B7C"/>
    <w:rsid w:val="00551AAF"/>
    <w:rsid w:val="00555A8D"/>
    <w:rsid w:val="005566BE"/>
    <w:rsid w:val="00566DBE"/>
    <w:rsid w:val="00567154"/>
    <w:rsid w:val="00570154"/>
    <w:rsid w:val="00573A8A"/>
    <w:rsid w:val="00574B9B"/>
    <w:rsid w:val="005756EF"/>
    <w:rsid w:val="00577397"/>
    <w:rsid w:val="00582E4D"/>
    <w:rsid w:val="00585657"/>
    <w:rsid w:val="005901C7"/>
    <w:rsid w:val="00593101"/>
    <w:rsid w:val="00593955"/>
    <w:rsid w:val="00593F45"/>
    <w:rsid w:val="005A04D5"/>
    <w:rsid w:val="005A2612"/>
    <w:rsid w:val="005A464F"/>
    <w:rsid w:val="005B0564"/>
    <w:rsid w:val="005B0A71"/>
    <w:rsid w:val="005B0E83"/>
    <w:rsid w:val="005B15A3"/>
    <w:rsid w:val="005B2D9E"/>
    <w:rsid w:val="005B74BA"/>
    <w:rsid w:val="005B77F8"/>
    <w:rsid w:val="005C0A15"/>
    <w:rsid w:val="005C2CC2"/>
    <w:rsid w:val="005C505B"/>
    <w:rsid w:val="005C66B5"/>
    <w:rsid w:val="005D6B9E"/>
    <w:rsid w:val="005E1174"/>
    <w:rsid w:val="005E40F7"/>
    <w:rsid w:val="005E4206"/>
    <w:rsid w:val="005E6366"/>
    <w:rsid w:val="005F6638"/>
    <w:rsid w:val="006028D3"/>
    <w:rsid w:val="00604DC5"/>
    <w:rsid w:val="00606AE6"/>
    <w:rsid w:val="006106D2"/>
    <w:rsid w:val="00610C2B"/>
    <w:rsid w:val="00612381"/>
    <w:rsid w:val="006132AD"/>
    <w:rsid w:val="00615B41"/>
    <w:rsid w:val="00616A45"/>
    <w:rsid w:val="00617292"/>
    <w:rsid w:val="00620D84"/>
    <w:rsid w:val="006254D8"/>
    <w:rsid w:val="006268AB"/>
    <w:rsid w:val="00630FD3"/>
    <w:rsid w:val="006334B2"/>
    <w:rsid w:val="0063382F"/>
    <w:rsid w:val="00633A8B"/>
    <w:rsid w:val="0063562F"/>
    <w:rsid w:val="00637160"/>
    <w:rsid w:val="00640274"/>
    <w:rsid w:val="006458EB"/>
    <w:rsid w:val="00646283"/>
    <w:rsid w:val="006470F2"/>
    <w:rsid w:val="00652807"/>
    <w:rsid w:val="00655F2B"/>
    <w:rsid w:val="00657703"/>
    <w:rsid w:val="00660445"/>
    <w:rsid w:val="00660BCE"/>
    <w:rsid w:val="00662B83"/>
    <w:rsid w:val="00662BA1"/>
    <w:rsid w:val="00667264"/>
    <w:rsid w:val="006674E4"/>
    <w:rsid w:val="00671A80"/>
    <w:rsid w:val="00676DD4"/>
    <w:rsid w:val="00677A36"/>
    <w:rsid w:val="00681B2E"/>
    <w:rsid w:val="00681DB5"/>
    <w:rsid w:val="006836DA"/>
    <w:rsid w:val="00691826"/>
    <w:rsid w:val="006919EB"/>
    <w:rsid w:val="00695D0B"/>
    <w:rsid w:val="006A1550"/>
    <w:rsid w:val="006A45ED"/>
    <w:rsid w:val="006A601C"/>
    <w:rsid w:val="006A7989"/>
    <w:rsid w:val="006B1564"/>
    <w:rsid w:val="006B15D6"/>
    <w:rsid w:val="006B6767"/>
    <w:rsid w:val="006B7788"/>
    <w:rsid w:val="006B7CB7"/>
    <w:rsid w:val="006C5592"/>
    <w:rsid w:val="006C7334"/>
    <w:rsid w:val="006D61FF"/>
    <w:rsid w:val="006E0086"/>
    <w:rsid w:val="006E7E12"/>
    <w:rsid w:val="006F36FF"/>
    <w:rsid w:val="006F3A9E"/>
    <w:rsid w:val="006F739F"/>
    <w:rsid w:val="006F7869"/>
    <w:rsid w:val="0070190D"/>
    <w:rsid w:val="00705918"/>
    <w:rsid w:val="007065D8"/>
    <w:rsid w:val="00707062"/>
    <w:rsid w:val="007070A3"/>
    <w:rsid w:val="00707188"/>
    <w:rsid w:val="00711A25"/>
    <w:rsid w:val="007120D3"/>
    <w:rsid w:val="00712209"/>
    <w:rsid w:val="00715948"/>
    <w:rsid w:val="007173B1"/>
    <w:rsid w:val="0071761C"/>
    <w:rsid w:val="00720AF4"/>
    <w:rsid w:val="0072259A"/>
    <w:rsid w:val="00724196"/>
    <w:rsid w:val="0072617D"/>
    <w:rsid w:val="00730025"/>
    <w:rsid w:val="00730043"/>
    <w:rsid w:val="0073042A"/>
    <w:rsid w:val="00730FB5"/>
    <w:rsid w:val="00732670"/>
    <w:rsid w:val="00733366"/>
    <w:rsid w:val="007340AB"/>
    <w:rsid w:val="00735851"/>
    <w:rsid w:val="00741351"/>
    <w:rsid w:val="00742FF7"/>
    <w:rsid w:val="00745E57"/>
    <w:rsid w:val="00751DBD"/>
    <w:rsid w:val="0075521F"/>
    <w:rsid w:val="00757DF0"/>
    <w:rsid w:val="0076196B"/>
    <w:rsid w:val="00763B73"/>
    <w:rsid w:val="00765A15"/>
    <w:rsid w:val="0076633C"/>
    <w:rsid w:val="0077076D"/>
    <w:rsid w:val="00772A67"/>
    <w:rsid w:val="0077475D"/>
    <w:rsid w:val="00774CA6"/>
    <w:rsid w:val="007754B5"/>
    <w:rsid w:val="00777EC0"/>
    <w:rsid w:val="007837DD"/>
    <w:rsid w:val="0078399F"/>
    <w:rsid w:val="00785C81"/>
    <w:rsid w:val="0079057D"/>
    <w:rsid w:val="007912EA"/>
    <w:rsid w:val="007926B9"/>
    <w:rsid w:val="00792C64"/>
    <w:rsid w:val="007949B6"/>
    <w:rsid w:val="00794DAF"/>
    <w:rsid w:val="007951FA"/>
    <w:rsid w:val="007952DF"/>
    <w:rsid w:val="007A0976"/>
    <w:rsid w:val="007B0BE7"/>
    <w:rsid w:val="007B109C"/>
    <w:rsid w:val="007B32C7"/>
    <w:rsid w:val="007B5D26"/>
    <w:rsid w:val="007B637E"/>
    <w:rsid w:val="007C1246"/>
    <w:rsid w:val="007C208D"/>
    <w:rsid w:val="007C36AA"/>
    <w:rsid w:val="007C5B61"/>
    <w:rsid w:val="007D021D"/>
    <w:rsid w:val="007D1C84"/>
    <w:rsid w:val="007E0DF6"/>
    <w:rsid w:val="007E3ECE"/>
    <w:rsid w:val="007E5FBD"/>
    <w:rsid w:val="007E7A36"/>
    <w:rsid w:val="007F0EAB"/>
    <w:rsid w:val="007F16D3"/>
    <w:rsid w:val="007F61AD"/>
    <w:rsid w:val="007F644A"/>
    <w:rsid w:val="007F7EFB"/>
    <w:rsid w:val="00800968"/>
    <w:rsid w:val="00801F0C"/>
    <w:rsid w:val="00802C75"/>
    <w:rsid w:val="00804EA3"/>
    <w:rsid w:val="00807CF6"/>
    <w:rsid w:val="00813C4B"/>
    <w:rsid w:val="00823271"/>
    <w:rsid w:val="00823A7A"/>
    <w:rsid w:val="00824C72"/>
    <w:rsid w:val="00831466"/>
    <w:rsid w:val="00834268"/>
    <w:rsid w:val="00834645"/>
    <w:rsid w:val="00835227"/>
    <w:rsid w:val="00841B78"/>
    <w:rsid w:val="00843F6B"/>
    <w:rsid w:val="0084418B"/>
    <w:rsid w:val="00844371"/>
    <w:rsid w:val="00847922"/>
    <w:rsid w:val="00851A05"/>
    <w:rsid w:val="00854615"/>
    <w:rsid w:val="00854ED9"/>
    <w:rsid w:val="00860360"/>
    <w:rsid w:val="00861DB9"/>
    <w:rsid w:val="00862AA8"/>
    <w:rsid w:val="0086306E"/>
    <w:rsid w:val="00863965"/>
    <w:rsid w:val="00865420"/>
    <w:rsid w:val="0086748A"/>
    <w:rsid w:val="00867EEE"/>
    <w:rsid w:val="008706B8"/>
    <w:rsid w:val="008706C0"/>
    <w:rsid w:val="0087280D"/>
    <w:rsid w:val="0087453D"/>
    <w:rsid w:val="00875F0A"/>
    <w:rsid w:val="00876CB9"/>
    <w:rsid w:val="00891E99"/>
    <w:rsid w:val="008933D2"/>
    <w:rsid w:val="008937D6"/>
    <w:rsid w:val="00894AA7"/>
    <w:rsid w:val="00896635"/>
    <w:rsid w:val="008971B8"/>
    <w:rsid w:val="008A3D62"/>
    <w:rsid w:val="008A42B3"/>
    <w:rsid w:val="008A43A8"/>
    <w:rsid w:val="008A5F4B"/>
    <w:rsid w:val="008C053C"/>
    <w:rsid w:val="008C2051"/>
    <w:rsid w:val="008C7ECC"/>
    <w:rsid w:val="008D0F6D"/>
    <w:rsid w:val="008D5C72"/>
    <w:rsid w:val="008E0721"/>
    <w:rsid w:val="008E17A6"/>
    <w:rsid w:val="008F39F9"/>
    <w:rsid w:val="008F5A35"/>
    <w:rsid w:val="008F6205"/>
    <w:rsid w:val="00902354"/>
    <w:rsid w:val="00905553"/>
    <w:rsid w:val="009114D7"/>
    <w:rsid w:val="00914681"/>
    <w:rsid w:val="00914F71"/>
    <w:rsid w:val="00915BBB"/>
    <w:rsid w:val="0091611D"/>
    <w:rsid w:val="00924547"/>
    <w:rsid w:val="00924FE0"/>
    <w:rsid w:val="00925471"/>
    <w:rsid w:val="00937A7F"/>
    <w:rsid w:val="00941AD5"/>
    <w:rsid w:val="00943D71"/>
    <w:rsid w:val="00944B84"/>
    <w:rsid w:val="00952012"/>
    <w:rsid w:val="00956448"/>
    <w:rsid w:val="009579ED"/>
    <w:rsid w:val="00962456"/>
    <w:rsid w:val="00964902"/>
    <w:rsid w:val="00965A6E"/>
    <w:rsid w:val="00971BBC"/>
    <w:rsid w:val="0098010A"/>
    <w:rsid w:val="009813BE"/>
    <w:rsid w:val="00982214"/>
    <w:rsid w:val="00984C97"/>
    <w:rsid w:val="00986743"/>
    <w:rsid w:val="00991475"/>
    <w:rsid w:val="0099352A"/>
    <w:rsid w:val="0099426C"/>
    <w:rsid w:val="009A2338"/>
    <w:rsid w:val="009A6C32"/>
    <w:rsid w:val="009B3BF6"/>
    <w:rsid w:val="009B3D72"/>
    <w:rsid w:val="009B404F"/>
    <w:rsid w:val="009B7BAE"/>
    <w:rsid w:val="009C2CD8"/>
    <w:rsid w:val="009C4E6E"/>
    <w:rsid w:val="009C5CFE"/>
    <w:rsid w:val="009D2441"/>
    <w:rsid w:val="009D4085"/>
    <w:rsid w:val="009D40BA"/>
    <w:rsid w:val="009D7B7D"/>
    <w:rsid w:val="009E069A"/>
    <w:rsid w:val="009E0921"/>
    <w:rsid w:val="009E1F08"/>
    <w:rsid w:val="009E33DB"/>
    <w:rsid w:val="009E5FE5"/>
    <w:rsid w:val="009E6531"/>
    <w:rsid w:val="009F075A"/>
    <w:rsid w:val="009F1905"/>
    <w:rsid w:val="009F4E5C"/>
    <w:rsid w:val="00A008A2"/>
    <w:rsid w:val="00A01218"/>
    <w:rsid w:val="00A01ED9"/>
    <w:rsid w:val="00A04F15"/>
    <w:rsid w:val="00A067B6"/>
    <w:rsid w:val="00A12F7F"/>
    <w:rsid w:val="00A14871"/>
    <w:rsid w:val="00A15AC3"/>
    <w:rsid w:val="00A16BD2"/>
    <w:rsid w:val="00A17ABA"/>
    <w:rsid w:val="00A24951"/>
    <w:rsid w:val="00A2626D"/>
    <w:rsid w:val="00A2688B"/>
    <w:rsid w:val="00A303D5"/>
    <w:rsid w:val="00A31FFF"/>
    <w:rsid w:val="00A347D8"/>
    <w:rsid w:val="00A43BA0"/>
    <w:rsid w:val="00A43BD3"/>
    <w:rsid w:val="00A44499"/>
    <w:rsid w:val="00A45E5B"/>
    <w:rsid w:val="00A536B4"/>
    <w:rsid w:val="00A5712D"/>
    <w:rsid w:val="00A630D0"/>
    <w:rsid w:val="00A66A45"/>
    <w:rsid w:val="00A66F21"/>
    <w:rsid w:val="00A72421"/>
    <w:rsid w:val="00A72471"/>
    <w:rsid w:val="00A803C6"/>
    <w:rsid w:val="00A82B94"/>
    <w:rsid w:val="00A85523"/>
    <w:rsid w:val="00A908E3"/>
    <w:rsid w:val="00A918F9"/>
    <w:rsid w:val="00A94D9F"/>
    <w:rsid w:val="00AA1BCE"/>
    <w:rsid w:val="00AA2E39"/>
    <w:rsid w:val="00AA48A8"/>
    <w:rsid w:val="00AA7404"/>
    <w:rsid w:val="00AA7E50"/>
    <w:rsid w:val="00AB08F5"/>
    <w:rsid w:val="00AB40DE"/>
    <w:rsid w:val="00AB5185"/>
    <w:rsid w:val="00AB6C1A"/>
    <w:rsid w:val="00AB72F1"/>
    <w:rsid w:val="00AB7CD9"/>
    <w:rsid w:val="00AC2321"/>
    <w:rsid w:val="00AC5C6C"/>
    <w:rsid w:val="00AD438A"/>
    <w:rsid w:val="00AE6143"/>
    <w:rsid w:val="00AE707C"/>
    <w:rsid w:val="00AF1E8D"/>
    <w:rsid w:val="00B01914"/>
    <w:rsid w:val="00B01DA6"/>
    <w:rsid w:val="00B05A05"/>
    <w:rsid w:val="00B06F23"/>
    <w:rsid w:val="00B0730C"/>
    <w:rsid w:val="00B07ECC"/>
    <w:rsid w:val="00B12BA5"/>
    <w:rsid w:val="00B1331E"/>
    <w:rsid w:val="00B148CB"/>
    <w:rsid w:val="00B210E0"/>
    <w:rsid w:val="00B21475"/>
    <w:rsid w:val="00B26CA7"/>
    <w:rsid w:val="00B30AEC"/>
    <w:rsid w:val="00B32E9C"/>
    <w:rsid w:val="00B3492A"/>
    <w:rsid w:val="00B3598B"/>
    <w:rsid w:val="00B36E8A"/>
    <w:rsid w:val="00B37721"/>
    <w:rsid w:val="00B40EED"/>
    <w:rsid w:val="00B4156F"/>
    <w:rsid w:val="00B42D65"/>
    <w:rsid w:val="00B52FAF"/>
    <w:rsid w:val="00B54346"/>
    <w:rsid w:val="00B54528"/>
    <w:rsid w:val="00B56957"/>
    <w:rsid w:val="00B6081D"/>
    <w:rsid w:val="00B62426"/>
    <w:rsid w:val="00B639BA"/>
    <w:rsid w:val="00B7086B"/>
    <w:rsid w:val="00B752F7"/>
    <w:rsid w:val="00B766ED"/>
    <w:rsid w:val="00B80214"/>
    <w:rsid w:val="00B822D2"/>
    <w:rsid w:val="00B8568E"/>
    <w:rsid w:val="00B87609"/>
    <w:rsid w:val="00B913BA"/>
    <w:rsid w:val="00B9234B"/>
    <w:rsid w:val="00B926EE"/>
    <w:rsid w:val="00B92ECB"/>
    <w:rsid w:val="00B94863"/>
    <w:rsid w:val="00B95878"/>
    <w:rsid w:val="00BA13D0"/>
    <w:rsid w:val="00BA1D8D"/>
    <w:rsid w:val="00BA644C"/>
    <w:rsid w:val="00BB0837"/>
    <w:rsid w:val="00BB3CD3"/>
    <w:rsid w:val="00BC15D2"/>
    <w:rsid w:val="00BC2CB6"/>
    <w:rsid w:val="00BC7244"/>
    <w:rsid w:val="00BD1B51"/>
    <w:rsid w:val="00BD35A6"/>
    <w:rsid w:val="00BD4763"/>
    <w:rsid w:val="00BD550C"/>
    <w:rsid w:val="00BE0BF8"/>
    <w:rsid w:val="00BE176B"/>
    <w:rsid w:val="00BE1FA1"/>
    <w:rsid w:val="00BE6DEC"/>
    <w:rsid w:val="00BE70FD"/>
    <w:rsid w:val="00BF019A"/>
    <w:rsid w:val="00BF064A"/>
    <w:rsid w:val="00BF320B"/>
    <w:rsid w:val="00BF361A"/>
    <w:rsid w:val="00C058E1"/>
    <w:rsid w:val="00C06791"/>
    <w:rsid w:val="00C0725F"/>
    <w:rsid w:val="00C1159F"/>
    <w:rsid w:val="00C1431E"/>
    <w:rsid w:val="00C14411"/>
    <w:rsid w:val="00C15E3D"/>
    <w:rsid w:val="00C2035D"/>
    <w:rsid w:val="00C231EF"/>
    <w:rsid w:val="00C234BD"/>
    <w:rsid w:val="00C32E73"/>
    <w:rsid w:val="00C36E44"/>
    <w:rsid w:val="00C400EA"/>
    <w:rsid w:val="00C41BDB"/>
    <w:rsid w:val="00C44EB2"/>
    <w:rsid w:val="00C45011"/>
    <w:rsid w:val="00C45860"/>
    <w:rsid w:val="00C46557"/>
    <w:rsid w:val="00C507E1"/>
    <w:rsid w:val="00C56AE3"/>
    <w:rsid w:val="00C5788B"/>
    <w:rsid w:val="00C6008C"/>
    <w:rsid w:val="00C61148"/>
    <w:rsid w:val="00C61B8C"/>
    <w:rsid w:val="00C645C0"/>
    <w:rsid w:val="00C65153"/>
    <w:rsid w:val="00C66F57"/>
    <w:rsid w:val="00C71B69"/>
    <w:rsid w:val="00C71FD8"/>
    <w:rsid w:val="00C72D1B"/>
    <w:rsid w:val="00C734D3"/>
    <w:rsid w:val="00C75A87"/>
    <w:rsid w:val="00C76020"/>
    <w:rsid w:val="00C76C10"/>
    <w:rsid w:val="00C8394A"/>
    <w:rsid w:val="00C913BA"/>
    <w:rsid w:val="00C9206C"/>
    <w:rsid w:val="00C92E8F"/>
    <w:rsid w:val="00C9567A"/>
    <w:rsid w:val="00C976B6"/>
    <w:rsid w:val="00CA0CE5"/>
    <w:rsid w:val="00CA233E"/>
    <w:rsid w:val="00CA3465"/>
    <w:rsid w:val="00CA47E6"/>
    <w:rsid w:val="00CA49B5"/>
    <w:rsid w:val="00CA4F4E"/>
    <w:rsid w:val="00CA7738"/>
    <w:rsid w:val="00CB08B9"/>
    <w:rsid w:val="00CB1AF7"/>
    <w:rsid w:val="00CB43E4"/>
    <w:rsid w:val="00CB6996"/>
    <w:rsid w:val="00CC5D61"/>
    <w:rsid w:val="00CC7984"/>
    <w:rsid w:val="00CD2259"/>
    <w:rsid w:val="00CD268C"/>
    <w:rsid w:val="00CD3178"/>
    <w:rsid w:val="00CD5623"/>
    <w:rsid w:val="00CD7289"/>
    <w:rsid w:val="00CE13AE"/>
    <w:rsid w:val="00CE1705"/>
    <w:rsid w:val="00CE2C1C"/>
    <w:rsid w:val="00CE5BAC"/>
    <w:rsid w:val="00CE793B"/>
    <w:rsid w:val="00CF165B"/>
    <w:rsid w:val="00CF2A51"/>
    <w:rsid w:val="00CF2C27"/>
    <w:rsid w:val="00CF4911"/>
    <w:rsid w:val="00CF6ED4"/>
    <w:rsid w:val="00CF7EB7"/>
    <w:rsid w:val="00D04718"/>
    <w:rsid w:val="00D069B5"/>
    <w:rsid w:val="00D10BDF"/>
    <w:rsid w:val="00D11F95"/>
    <w:rsid w:val="00D122AE"/>
    <w:rsid w:val="00D1362F"/>
    <w:rsid w:val="00D15109"/>
    <w:rsid w:val="00D15A1B"/>
    <w:rsid w:val="00D1652A"/>
    <w:rsid w:val="00D175F7"/>
    <w:rsid w:val="00D20225"/>
    <w:rsid w:val="00D220E0"/>
    <w:rsid w:val="00D224A1"/>
    <w:rsid w:val="00D22D60"/>
    <w:rsid w:val="00D257BC"/>
    <w:rsid w:val="00D3054E"/>
    <w:rsid w:val="00D314F1"/>
    <w:rsid w:val="00D3288E"/>
    <w:rsid w:val="00D36CA3"/>
    <w:rsid w:val="00D424ED"/>
    <w:rsid w:val="00D46705"/>
    <w:rsid w:val="00D47BD3"/>
    <w:rsid w:val="00D55B1F"/>
    <w:rsid w:val="00D57C64"/>
    <w:rsid w:val="00D57CBA"/>
    <w:rsid w:val="00D679C0"/>
    <w:rsid w:val="00D70EC3"/>
    <w:rsid w:val="00D71563"/>
    <w:rsid w:val="00D7168D"/>
    <w:rsid w:val="00D776E6"/>
    <w:rsid w:val="00D82CD1"/>
    <w:rsid w:val="00D8547A"/>
    <w:rsid w:val="00D855F6"/>
    <w:rsid w:val="00D859DD"/>
    <w:rsid w:val="00D85EB3"/>
    <w:rsid w:val="00D86919"/>
    <w:rsid w:val="00D86C96"/>
    <w:rsid w:val="00D87903"/>
    <w:rsid w:val="00D92F4F"/>
    <w:rsid w:val="00D958B5"/>
    <w:rsid w:val="00DA0EBF"/>
    <w:rsid w:val="00DA3C52"/>
    <w:rsid w:val="00DB0DF5"/>
    <w:rsid w:val="00DB2122"/>
    <w:rsid w:val="00DB4BEE"/>
    <w:rsid w:val="00DC24A9"/>
    <w:rsid w:val="00DC2F33"/>
    <w:rsid w:val="00DC58E6"/>
    <w:rsid w:val="00DC6C90"/>
    <w:rsid w:val="00DD5C85"/>
    <w:rsid w:val="00DD5ED5"/>
    <w:rsid w:val="00DE1F02"/>
    <w:rsid w:val="00DE3373"/>
    <w:rsid w:val="00DE3ADE"/>
    <w:rsid w:val="00DE7E58"/>
    <w:rsid w:val="00DF0CA3"/>
    <w:rsid w:val="00E007CB"/>
    <w:rsid w:val="00E00927"/>
    <w:rsid w:val="00E02A83"/>
    <w:rsid w:val="00E05242"/>
    <w:rsid w:val="00E127F3"/>
    <w:rsid w:val="00E163D4"/>
    <w:rsid w:val="00E23A4D"/>
    <w:rsid w:val="00E2448F"/>
    <w:rsid w:val="00E24BF4"/>
    <w:rsid w:val="00E24D0D"/>
    <w:rsid w:val="00E254BA"/>
    <w:rsid w:val="00E25E69"/>
    <w:rsid w:val="00E26237"/>
    <w:rsid w:val="00E34CF3"/>
    <w:rsid w:val="00E34E06"/>
    <w:rsid w:val="00E416B9"/>
    <w:rsid w:val="00E44EDD"/>
    <w:rsid w:val="00E45EC2"/>
    <w:rsid w:val="00E5185A"/>
    <w:rsid w:val="00E55D44"/>
    <w:rsid w:val="00E562EC"/>
    <w:rsid w:val="00E57D91"/>
    <w:rsid w:val="00E60249"/>
    <w:rsid w:val="00E61AB6"/>
    <w:rsid w:val="00E62796"/>
    <w:rsid w:val="00E62EBE"/>
    <w:rsid w:val="00E63EAB"/>
    <w:rsid w:val="00E71B6A"/>
    <w:rsid w:val="00E71FCB"/>
    <w:rsid w:val="00E720C7"/>
    <w:rsid w:val="00E75D9A"/>
    <w:rsid w:val="00E831D6"/>
    <w:rsid w:val="00E83C50"/>
    <w:rsid w:val="00E92D05"/>
    <w:rsid w:val="00E958CE"/>
    <w:rsid w:val="00E97590"/>
    <w:rsid w:val="00EA1D12"/>
    <w:rsid w:val="00EA1E9B"/>
    <w:rsid w:val="00EA2991"/>
    <w:rsid w:val="00EA2BEC"/>
    <w:rsid w:val="00EA3FF9"/>
    <w:rsid w:val="00EB5C1B"/>
    <w:rsid w:val="00EB5F99"/>
    <w:rsid w:val="00EB6F53"/>
    <w:rsid w:val="00EB7E28"/>
    <w:rsid w:val="00EC0C13"/>
    <w:rsid w:val="00EC0D85"/>
    <w:rsid w:val="00EC5282"/>
    <w:rsid w:val="00ED0535"/>
    <w:rsid w:val="00ED067A"/>
    <w:rsid w:val="00ED0FDC"/>
    <w:rsid w:val="00ED1071"/>
    <w:rsid w:val="00ED1DC5"/>
    <w:rsid w:val="00ED29BA"/>
    <w:rsid w:val="00EE48F7"/>
    <w:rsid w:val="00EE6033"/>
    <w:rsid w:val="00EE64F5"/>
    <w:rsid w:val="00EF11B5"/>
    <w:rsid w:val="00EF14DB"/>
    <w:rsid w:val="00EF54A9"/>
    <w:rsid w:val="00EF552F"/>
    <w:rsid w:val="00EF56EB"/>
    <w:rsid w:val="00F05F7F"/>
    <w:rsid w:val="00F0618C"/>
    <w:rsid w:val="00F155D4"/>
    <w:rsid w:val="00F16FB7"/>
    <w:rsid w:val="00F20025"/>
    <w:rsid w:val="00F209CD"/>
    <w:rsid w:val="00F214BE"/>
    <w:rsid w:val="00F21D99"/>
    <w:rsid w:val="00F237B4"/>
    <w:rsid w:val="00F31D7E"/>
    <w:rsid w:val="00F33F35"/>
    <w:rsid w:val="00F34345"/>
    <w:rsid w:val="00F35356"/>
    <w:rsid w:val="00F3589E"/>
    <w:rsid w:val="00F42EBA"/>
    <w:rsid w:val="00F44E47"/>
    <w:rsid w:val="00F46194"/>
    <w:rsid w:val="00F465C2"/>
    <w:rsid w:val="00F46A29"/>
    <w:rsid w:val="00F46B31"/>
    <w:rsid w:val="00F475A7"/>
    <w:rsid w:val="00F5290D"/>
    <w:rsid w:val="00F54EFD"/>
    <w:rsid w:val="00F56CC4"/>
    <w:rsid w:val="00F62157"/>
    <w:rsid w:val="00F62D4E"/>
    <w:rsid w:val="00F71466"/>
    <w:rsid w:val="00F714DF"/>
    <w:rsid w:val="00F73EA7"/>
    <w:rsid w:val="00F74755"/>
    <w:rsid w:val="00F757E7"/>
    <w:rsid w:val="00F817E0"/>
    <w:rsid w:val="00F81AC7"/>
    <w:rsid w:val="00F8218C"/>
    <w:rsid w:val="00F8300A"/>
    <w:rsid w:val="00F850C8"/>
    <w:rsid w:val="00F87ED4"/>
    <w:rsid w:val="00F902E7"/>
    <w:rsid w:val="00F90790"/>
    <w:rsid w:val="00F92790"/>
    <w:rsid w:val="00F95EB8"/>
    <w:rsid w:val="00FA2388"/>
    <w:rsid w:val="00FA2980"/>
    <w:rsid w:val="00FA2D9F"/>
    <w:rsid w:val="00FA4990"/>
    <w:rsid w:val="00FA4EAB"/>
    <w:rsid w:val="00FA5CDE"/>
    <w:rsid w:val="00FA6307"/>
    <w:rsid w:val="00FA7467"/>
    <w:rsid w:val="00FA746B"/>
    <w:rsid w:val="00FB0C2F"/>
    <w:rsid w:val="00FB56F1"/>
    <w:rsid w:val="00FB7910"/>
    <w:rsid w:val="00FC05DC"/>
    <w:rsid w:val="00FC301E"/>
    <w:rsid w:val="00FC7D7A"/>
    <w:rsid w:val="00FD1743"/>
    <w:rsid w:val="00FD5BF5"/>
    <w:rsid w:val="00FE1DDF"/>
    <w:rsid w:val="00FE286D"/>
    <w:rsid w:val="00FE2ABC"/>
    <w:rsid w:val="00FE30BA"/>
    <w:rsid w:val="00FE5E17"/>
    <w:rsid w:val="00FE5EE2"/>
    <w:rsid w:val="00FF1936"/>
    <w:rsid w:val="00FF2EDE"/>
    <w:rsid w:val="00FF6CF4"/>
    <w:rsid w:val="047B9DA9"/>
    <w:rsid w:val="2E24644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22E81434"/>
  <w15:docId w15:val="{FFFFF82B-A1D2-465B-82CE-BF2A1CA965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style>
  <w:style w:type="paragraph" w:styleId="berschrift1">
    <w:name w:val="heading 1"/>
    <w:basedOn w:val="Standard"/>
    <w:next w:val="Standard"/>
    <w:link w:val="berschrift1Zchn"/>
    <w:uiPriority w:val="9"/>
    <w:qFormat/>
    <w:rsid w:val="00FA6307"/>
    <w:pPr>
      <w:keepNext/>
      <w:keepLines/>
      <w:numPr>
        <w:numId w:val="1"/>
      </w:numPr>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A6307"/>
    <w:pPr>
      <w:keepNext/>
      <w:keepLines/>
      <w:numPr>
        <w:ilvl w:val="1"/>
        <w:numId w:val="1"/>
      </w:numPr>
      <w:spacing w:before="200" w:after="0"/>
      <w:outlineLvl w:val="1"/>
    </w:pPr>
    <w:rPr>
      <w:rFonts w:asciiTheme="majorHAnsi" w:hAnsiTheme="majorHAnsi"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A6307"/>
    <w:pPr>
      <w:keepNext/>
      <w:keepLines/>
      <w:numPr>
        <w:ilvl w:val="2"/>
        <w:numId w:val="1"/>
      </w:numPr>
      <w:spacing w:before="200" w:after="0"/>
      <w:outlineLvl w:val="2"/>
    </w:pPr>
    <w:rPr>
      <w:rFonts w:asciiTheme="majorHAnsi" w:hAnsiTheme="majorHAnsi"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FA6307"/>
    <w:pPr>
      <w:keepNext/>
      <w:keepLines/>
      <w:numPr>
        <w:ilvl w:val="3"/>
        <w:numId w:val="1"/>
      </w:numPr>
      <w:spacing w:before="200" w:after="0"/>
      <w:outlineLvl w:val="3"/>
    </w:pPr>
    <w:rPr>
      <w:rFonts w:asciiTheme="majorHAnsi" w:hAnsiTheme="majorHAnsi" w:eastAsiaTheme="majorEastAsia" w:cstheme="majorBidi"/>
      <w:b/>
      <w:bCs/>
      <w:i/>
      <w:iCs/>
      <w:color w:val="4F81BD" w:themeColor="accent1"/>
    </w:rPr>
  </w:style>
  <w:style w:type="paragraph" w:styleId="berschrift5">
    <w:name w:val="heading 5"/>
    <w:basedOn w:val="Standard"/>
    <w:next w:val="Standard"/>
    <w:link w:val="berschrift5Zchn"/>
    <w:uiPriority w:val="9"/>
    <w:unhideWhenUsed/>
    <w:qFormat/>
    <w:rsid w:val="00FA6307"/>
    <w:pPr>
      <w:keepNext/>
      <w:keepLines/>
      <w:numPr>
        <w:ilvl w:val="4"/>
        <w:numId w:val="1"/>
      </w:numPr>
      <w:spacing w:before="200" w:after="0"/>
      <w:outlineLvl w:val="4"/>
    </w:pPr>
    <w:rPr>
      <w:rFonts w:asciiTheme="majorHAnsi" w:hAnsiTheme="majorHAnsi" w:eastAsiaTheme="majorEastAsia" w:cstheme="majorBidi"/>
      <w:color w:val="243F60" w:themeColor="accent1" w:themeShade="7F"/>
    </w:rPr>
  </w:style>
  <w:style w:type="paragraph" w:styleId="berschrift6">
    <w:name w:val="heading 6"/>
    <w:basedOn w:val="Standard"/>
    <w:next w:val="Standard"/>
    <w:link w:val="berschrift6Zchn"/>
    <w:uiPriority w:val="9"/>
    <w:unhideWhenUsed/>
    <w:qFormat/>
    <w:rsid w:val="00FA6307"/>
    <w:pPr>
      <w:keepNext/>
      <w:keepLines/>
      <w:numPr>
        <w:ilvl w:val="5"/>
        <w:numId w:val="1"/>
      </w:numPr>
      <w:spacing w:before="200" w:after="0"/>
      <w:outlineLvl w:val="5"/>
    </w:pPr>
    <w:rPr>
      <w:rFonts w:asciiTheme="majorHAnsi" w:hAnsiTheme="majorHAnsi" w:eastAsiaTheme="majorEastAsia" w:cstheme="majorBidi"/>
      <w:i/>
      <w:iCs/>
      <w:color w:val="243F60" w:themeColor="accent1" w:themeShade="7F"/>
    </w:rPr>
  </w:style>
  <w:style w:type="paragraph" w:styleId="berschrift7">
    <w:name w:val="heading 7"/>
    <w:basedOn w:val="Standard"/>
    <w:next w:val="Standard"/>
    <w:link w:val="berschrift7Zchn"/>
    <w:uiPriority w:val="9"/>
    <w:unhideWhenUsed/>
    <w:qFormat/>
    <w:rsid w:val="00FA6307"/>
    <w:pPr>
      <w:keepNext/>
      <w:keepLines/>
      <w:numPr>
        <w:ilvl w:val="6"/>
        <w:numId w:val="1"/>
      </w:numPr>
      <w:spacing w:before="200" w:after="0"/>
      <w:outlineLvl w:val="6"/>
    </w:pPr>
    <w:rPr>
      <w:rFonts w:asciiTheme="majorHAnsi" w:hAnsiTheme="majorHAnsi" w:eastAsiaTheme="majorEastAsia" w:cstheme="majorBidi"/>
      <w:i/>
      <w:iCs/>
      <w:color w:val="404040" w:themeColor="text1" w:themeTint="BF"/>
    </w:rPr>
  </w:style>
  <w:style w:type="paragraph" w:styleId="berschrift8">
    <w:name w:val="heading 8"/>
    <w:basedOn w:val="Standard"/>
    <w:next w:val="Standard"/>
    <w:link w:val="berschrift8Zchn"/>
    <w:uiPriority w:val="9"/>
    <w:unhideWhenUsed/>
    <w:qFormat/>
    <w:rsid w:val="00FA6307"/>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A6307"/>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berschrift1Zchn" w:customStyle="1">
    <w:name w:val="Überschrift 1 Zchn"/>
    <w:basedOn w:val="Absatz-Standardschriftart"/>
    <w:link w:val="berschrift1"/>
    <w:uiPriority w:val="9"/>
    <w:rsid w:val="00FA6307"/>
    <w:rPr>
      <w:rFonts w:asciiTheme="majorHAnsi" w:hAnsiTheme="majorHAnsi" w:eastAsiaTheme="majorEastAsia" w:cstheme="majorBidi"/>
      <w:b/>
      <w:bCs/>
      <w:color w:val="365F91" w:themeColor="accent1" w:themeShade="BF"/>
      <w:sz w:val="28"/>
      <w:szCs w:val="28"/>
    </w:rPr>
  </w:style>
  <w:style w:type="character" w:styleId="berschrift2Zchn" w:customStyle="1">
    <w:name w:val="Überschrift 2 Zchn"/>
    <w:basedOn w:val="Absatz-Standardschriftart"/>
    <w:link w:val="berschrift2"/>
    <w:uiPriority w:val="9"/>
    <w:rsid w:val="00FA6307"/>
    <w:rPr>
      <w:rFonts w:asciiTheme="majorHAnsi" w:hAnsiTheme="majorHAnsi" w:eastAsiaTheme="majorEastAsia" w:cstheme="majorBidi"/>
      <w:b/>
      <w:bCs/>
      <w:color w:val="4F81BD" w:themeColor="accent1"/>
      <w:sz w:val="26"/>
      <w:szCs w:val="26"/>
    </w:rPr>
  </w:style>
  <w:style w:type="character" w:styleId="berschrift3Zchn" w:customStyle="1">
    <w:name w:val="Überschrift 3 Zchn"/>
    <w:basedOn w:val="Absatz-Standardschriftart"/>
    <w:link w:val="berschrift3"/>
    <w:uiPriority w:val="9"/>
    <w:rsid w:val="00FA6307"/>
    <w:rPr>
      <w:rFonts w:asciiTheme="majorHAnsi" w:hAnsiTheme="majorHAnsi" w:eastAsiaTheme="majorEastAsia" w:cstheme="majorBidi"/>
      <w:b/>
      <w:bCs/>
      <w:color w:val="4F81BD" w:themeColor="accent1"/>
    </w:rPr>
  </w:style>
  <w:style w:type="character" w:styleId="berschrift4Zchn" w:customStyle="1">
    <w:name w:val="Überschrift 4 Zchn"/>
    <w:basedOn w:val="Absatz-Standardschriftart"/>
    <w:link w:val="berschrift4"/>
    <w:uiPriority w:val="9"/>
    <w:rsid w:val="00FA6307"/>
    <w:rPr>
      <w:rFonts w:asciiTheme="majorHAnsi" w:hAnsiTheme="majorHAnsi" w:eastAsiaTheme="majorEastAsia" w:cstheme="majorBidi"/>
      <w:b/>
      <w:bCs/>
      <w:i/>
      <w:iCs/>
      <w:color w:val="4F81BD" w:themeColor="accent1"/>
    </w:rPr>
  </w:style>
  <w:style w:type="character" w:styleId="berschrift5Zchn" w:customStyle="1">
    <w:name w:val="Überschrift 5 Zchn"/>
    <w:basedOn w:val="Absatz-Standardschriftart"/>
    <w:link w:val="berschrift5"/>
    <w:uiPriority w:val="9"/>
    <w:rsid w:val="00FA6307"/>
    <w:rPr>
      <w:rFonts w:asciiTheme="majorHAnsi" w:hAnsiTheme="majorHAnsi" w:eastAsiaTheme="majorEastAsia" w:cstheme="majorBidi"/>
      <w:color w:val="243F60" w:themeColor="accent1" w:themeShade="7F"/>
    </w:rPr>
  </w:style>
  <w:style w:type="character" w:styleId="berschrift6Zchn" w:customStyle="1">
    <w:name w:val="Überschrift 6 Zchn"/>
    <w:basedOn w:val="Absatz-Standardschriftart"/>
    <w:link w:val="berschrift6"/>
    <w:uiPriority w:val="9"/>
    <w:rsid w:val="00FA6307"/>
    <w:rPr>
      <w:rFonts w:asciiTheme="majorHAnsi" w:hAnsiTheme="majorHAnsi" w:eastAsiaTheme="majorEastAsia" w:cstheme="majorBidi"/>
      <w:i/>
      <w:iCs/>
      <w:color w:val="243F60" w:themeColor="accent1" w:themeShade="7F"/>
    </w:rPr>
  </w:style>
  <w:style w:type="character" w:styleId="berschrift7Zchn" w:customStyle="1">
    <w:name w:val="Überschrift 7 Zchn"/>
    <w:basedOn w:val="Absatz-Standardschriftart"/>
    <w:link w:val="berschrift7"/>
    <w:uiPriority w:val="9"/>
    <w:rsid w:val="00FA6307"/>
    <w:rPr>
      <w:rFonts w:asciiTheme="majorHAnsi" w:hAnsiTheme="majorHAnsi" w:eastAsiaTheme="majorEastAsia" w:cstheme="majorBidi"/>
      <w:i/>
      <w:iCs/>
      <w:color w:val="404040" w:themeColor="text1" w:themeTint="BF"/>
    </w:rPr>
  </w:style>
  <w:style w:type="character" w:styleId="berschrift8Zchn" w:customStyle="1">
    <w:name w:val="Überschrift 8 Zchn"/>
    <w:basedOn w:val="Absatz-Standardschriftart"/>
    <w:link w:val="berschrift8"/>
    <w:uiPriority w:val="9"/>
    <w:rsid w:val="00FA6307"/>
    <w:rPr>
      <w:rFonts w:asciiTheme="majorHAnsi" w:hAnsiTheme="majorHAnsi" w:eastAsiaTheme="majorEastAsia" w:cstheme="majorBidi"/>
      <w:color w:val="404040" w:themeColor="text1" w:themeTint="BF"/>
      <w:sz w:val="20"/>
      <w:szCs w:val="20"/>
    </w:rPr>
  </w:style>
  <w:style w:type="character" w:styleId="berschrift9Zchn" w:customStyle="1">
    <w:name w:val="Überschrift 9 Zchn"/>
    <w:basedOn w:val="Absatz-Standardschriftart"/>
    <w:link w:val="berschrift9"/>
    <w:uiPriority w:val="9"/>
    <w:semiHidden/>
    <w:rsid w:val="00FA6307"/>
    <w:rPr>
      <w:rFonts w:asciiTheme="majorHAnsi" w:hAnsiTheme="majorHAnsi" w:eastAsiaTheme="majorEastAsia"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FA6307"/>
    <w:pPr>
      <w:spacing w:after="0" w:line="240" w:lineRule="auto"/>
    </w:pPr>
    <w:rPr>
      <w:rFonts w:ascii="Tahoma" w:hAnsi="Tahoma" w:cs="Tahoma"/>
      <w:sz w:val="16"/>
      <w:szCs w:val="16"/>
    </w:rPr>
  </w:style>
  <w:style w:type="character" w:styleId="SprechblasentextZchn" w:customStyle="1">
    <w:name w:val="Sprechblasentext Zchn"/>
    <w:basedOn w:val="Absatz-Standardschriftart"/>
    <w:link w:val="Sprechblasentext"/>
    <w:uiPriority w:val="99"/>
    <w:semiHidden/>
    <w:rsid w:val="00FA6307"/>
    <w:rPr>
      <w:rFonts w:ascii="Tahoma" w:hAnsi="Tahoma" w:cs="Tahoma"/>
      <w:sz w:val="16"/>
      <w:szCs w:val="16"/>
    </w:rPr>
  </w:style>
  <w:style w:type="paragraph" w:styleId="Kopfzeile">
    <w:name w:val="header"/>
    <w:basedOn w:val="Standard"/>
    <w:link w:val="KopfzeileZchn"/>
    <w:uiPriority w:val="99"/>
    <w:unhideWhenUsed/>
    <w:rsid w:val="00F465C2"/>
    <w:pPr>
      <w:tabs>
        <w:tab w:val="center" w:pos="4536"/>
        <w:tab w:val="right" w:pos="9072"/>
      </w:tabs>
      <w:spacing w:after="0" w:line="240" w:lineRule="auto"/>
    </w:pPr>
  </w:style>
  <w:style w:type="character" w:styleId="KopfzeileZchn" w:customStyle="1">
    <w:name w:val="Kopfzeile Zchn"/>
    <w:basedOn w:val="Absatz-Standardschriftart"/>
    <w:link w:val="Kopfzeile"/>
    <w:uiPriority w:val="99"/>
    <w:rsid w:val="00F465C2"/>
  </w:style>
  <w:style w:type="paragraph" w:styleId="Fuzeile">
    <w:name w:val="footer"/>
    <w:basedOn w:val="Standard"/>
    <w:link w:val="FuzeileZchn"/>
    <w:uiPriority w:val="99"/>
    <w:unhideWhenUsed/>
    <w:rsid w:val="00F465C2"/>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F465C2"/>
  </w:style>
  <w:style w:type="paragraph" w:styleId="Verzeichnis1">
    <w:name w:val="toc 1"/>
    <w:basedOn w:val="Standard"/>
    <w:next w:val="Standard"/>
    <w:autoRedefine/>
    <w:uiPriority w:val="39"/>
    <w:unhideWhenUsed/>
    <w:rsid w:val="00F465C2"/>
    <w:pPr>
      <w:spacing w:after="100"/>
    </w:pPr>
  </w:style>
  <w:style w:type="paragraph" w:styleId="Verzeichnis2">
    <w:name w:val="toc 2"/>
    <w:basedOn w:val="Standard"/>
    <w:next w:val="Standard"/>
    <w:autoRedefine/>
    <w:uiPriority w:val="39"/>
    <w:unhideWhenUsed/>
    <w:rsid w:val="00F465C2"/>
    <w:pPr>
      <w:spacing w:after="100"/>
      <w:ind w:left="220"/>
    </w:pPr>
  </w:style>
  <w:style w:type="character" w:styleId="Hyperlink">
    <w:name w:val="Hyperlink"/>
    <w:basedOn w:val="Absatz-Standardschriftart"/>
    <w:uiPriority w:val="99"/>
    <w:unhideWhenUsed/>
    <w:rsid w:val="00F465C2"/>
    <w:rPr>
      <w:color w:val="0000FF" w:themeColor="hyperlink"/>
      <w:u w:val="single"/>
    </w:rPr>
  </w:style>
  <w:style w:type="paragraph" w:styleId="berarbeitung">
    <w:name w:val="Revision"/>
    <w:hidden/>
    <w:uiPriority w:val="99"/>
    <w:semiHidden/>
    <w:rsid w:val="00405C01"/>
    <w:pPr>
      <w:spacing w:after="0" w:line="240" w:lineRule="auto"/>
    </w:pPr>
  </w:style>
  <w:style w:type="paragraph" w:styleId="Listenabsatz">
    <w:name w:val="List Paragraph"/>
    <w:basedOn w:val="Standard"/>
    <w:uiPriority w:val="34"/>
    <w:qFormat/>
    <w:rsid w:val="00C734D3"/>
    <w:pPr>
      <w:ind w:left="720"/>
      <w:contextualSpacing/>
    </w:pPr>
  </w:style>
  <w:style w:type="paragraph" w:styleId="Verzeichnis3">
    <w:name w:val="toc 3"/>
    <w:basedOn w:val="Standard"/>
    <w:next w:val="Standard"/>
    <w:autoRedefine/>
    <w:uiPriority w:val="39"/>
    <w:unhideWhenUsed/>
    <w:rsid w:val="00F74755"/>
    <w:pPr>
      <w:spacing w:after="100"/>
      <w:ind w:left="440"/>
    </w:pPr>
  </w:style>
  <w:style w:type="table" w:styleId="Tabellenraster">
    <w:name w:val="Table Grid"/>
    <w:basedOn w:val="NormaleTabelle"/>
    <w:uiPriority w:val="59"/>
    <w:rsid w:val="00841B7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chwacheHervorhebung">
    <w:name w:val="Subtle Emphasis"/>
    <w:basedOn w:val="Absatz-Standardschriftart"/>
    <w:uiPriority w:val="19"/>
    <w:qFormat/>
    <w:rsid w:val="00D22D60"/>
    <w:rPr>
      <w:i/>
      <w:iCs/>
      <w:color w:val="404040" w:themeColor="text1" w:themeTint="BF"/>
    </w:rPr>
  </w:style>
  <w:style w:type="paragraph" w:styleId="Titel">
    <w:name w:val="Title"/>
    <w:basedOn w:val="Standard"/>
    <w:next w:val="Standard"/>
    <w:link w:val="TitelZchn"/>
    <w:uiPriority w:val="10"/>
    <w:qFormat/>
    <w:rsid w:val="00A43BA0"/>
    <w:pPr>
      <w:spacing w:after="0" w:line="240" w:lineRule="auto"/>
      <w:contextualSpacing/>
    </w:pPr>
    <w:rPr>
      <w:rFonts w:asciiTheme="majorHAnsi" w:hAnsiTheme="majorHAnsi" w:eastAsiaTheme="majorEastAsia" w:cstheme="majorBidi"/>
      <w:spacing w:val="-10"/>
      <w:kern w:val="28"/>
      <w:sz w:val="56"/>
      <w:szCs w:val="56"/>
    </w:rPr>
  </w:style>
  <w:style w:type="character" w:styleId="TitelZchn" w:customStyle="1">
    <w:name w:val="Titel Zchn"/>
    <w:basedOn w:val="Absatz-Standardschriftart"/>
    <w:link w:val="Titel"/>
    <w:uiPriority w:val="10"/>
    <w:rsid w:val="00A43BA0"/>
    <w:rPr>
      <w:rFonts w:asciiTheme="majorHAnsi" w:hAnsiTheme="majorHAnsi" w:eastAsiaTheme="majorEastAsia" w:cstheme="majorBidi"/>
      <w:spacing w:val="-10"/>
      <w:kern w:val="28"/>
      <w:sz w:val="56"/>
      <w:szCs w:val="56"/>
    </w:rPr>
  </w:style>
  <w:style w:type="character" w:styleId="NichtaufgelsteErwhnung">
    <w:name w:val="Unresolved Mention"/>
    <w:basedOn w:val="Absatz-Standardschriftart"/>
    <w:uiPriority w:val="99"/>
    <w:semiHidden/>
    <w:unhideWhenUsed/>
    <w:rsid w:val="00566DBE"/>
    <w:rPr>
      <w:color w:val="605E5C"/>
      <w:shd w:val="clear" w:color="auto" w:fill="E1DFDD"/>
    </w:rPr>
  </w:style>
  <w:style w:type="character" w:styleId="BesuchterLink">
    <w:name w:val="FollowedHyperlink"/>
    <w:basedOn w:val="Absatz-Standardschriftart"/>
    <w:uiPriority w:val="99"/>
    <w:semiHidden/>
    <w:unhideWhenUsed/>
    <w:rsid w:val="00E720C7"/>
    <w:rPr>
      <w:color w:val="800080" w:themeColor="followedHyperlink"/>
      <w:u w:val="single"/>
    </w:rPr>
  </w:style>
  <w:style w:type="character" w:styleId="Platzhaltertext">
    <w:name w:val="Placeholder Text"/>
    <w:basedOn w:val="Absatz-Standardschriftart"/>
    <w:uiPriority w:val="99"/>
    <w:semiHidden/>
    <w:rsid w:val="002D362C"/>
    <w:rPr>
      <w:color w:val="808080"/>
    </w:rPr>
  </w:style>
  <w:style w:type="table" w:styleId="Tabellenraster1" w:customStyle="1">
    <w:name w:val="Tabellenraster1"/>
    <w:basedOn w:val="NormaleTabelle"/>
    <w:next w:val="Tabellenraster"/>
    <w:uiPriority w:val="59"/>
    <w:rsid w:val="002B45F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87368">
      <w:bodyDiv w:val="1"/>
      <w:marLeft w:val="0"/>
      <w:marRight w:val="0"/>
      <w:marTop w:val="0"/>
      <w:marBottom w:val="0"/>
      <w:divBdr>
        <w:top w:val="none" w:sz="0" w:space="0" w:color="auto"/>
        <w:left w:val="none" w:sz="0" w:space="0" w:color="auto"/>
        <w:bottom w:val="none" w:sz="0" w:space="0" w:color="auto"/>
        <w:right w:val="none" w:sz="0" w:space="0" w:color="auto"/>
      </w:divBdr>
      <w:divsChild>
        <w:div w:id="1865289426">
          <w:marLeft w:val="0"/>
          <w:marRight w:val="0"/>
          <w:marTop w:val="0"/>
          <w:marBottom w:val="0"/>
          <w:divBdr>
            <w:top w:val="none" w:sz="0" w:space="0" w:color="auto"/>
            <w:left w:val="none" w:sz="0" w:space="0" w:color="auto"/>
            <w:bottom w:val="none" w:sz="0" w:space="0" w:color="auto"/>
            <w:right w:val="none" w:sz="0" w:space="0" w:color="auto"/>
          </w:divBdr>
          <w:divsChild>
            <w:div w:id="1068960418">
              <w:marLeft w:val="0"/>
              <w:marRight w:val="0"/>
              <w:marTop w:val="0"/>
              <w:marBottom w:val="0"/>
              <w:divBdr>
                <w:top w:val="none" w:sz="0" w:space="0" w:color="auto"/>
                <w:left w:val="none" w:sz="0" w:space="0" w:color="auto"/>
                <w:bottom w:val="none" w:sz="0" w:space="0" w:color="auto"/>
                <w:right w:val="none" w:sz="0" w:space="0" w:color="auto"/>
              </w:divBdr>
              <w:divsChild>
                <w:div w:id="123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480407">
      <w:bodyDiv w:val="1"/>
      <w:marLeft w:val="0"/>
      <w:marRight w:val="0"/>
      <w:marTop w:val="0"/>
      <w:marBottom w:val="0"/>
      <w:divBdr>
        <w:top w:val="none" w:sz="0" w:space="0" w:color="auto"/>
        <w:left w:val="none" w:sz="0" w:space="0" w:color="auto"/>
        <w:bottom w:val="none" w:sz="0" w:space="0" w:color="auto"/>
        <w:right w:val="none" w:sz="0" w:space="0" w:color="auto"/>
      </w:divBdr>
      <w:divsChild>
        <w:div w:id="2102606646">
          <w:marLeft w:val="0"/>
          <w:marRight w:val="0"/>
          <w:marTop w:val="0"/>
          <w:marBottom w:val="0"/>
          <w:divBdr>
            <w:top w:val="none" w:sz="0" w:space="0" w:color="auto"/>
            <w:left w:val="none" w:sz="0" w:space="0" w:color="auto"/>
            <w:bottom w:val="none" w:sz="0" w:space="0" w:color="auto"/>
            <w:right w:val="none" w:sz="0" w:space="0" w:color="auto"/>
          </w:divBdr>
          <w:divsChild>
            <w:div w:id="686253884">
              <w:marLeft w:val="0"/>
              <w:marRight w:val="0"/>
              <w:marTop w:val="0"/>
              <w:marBottom w:val="0"/>
              <w:divBdr>
                <w:top w:val="none" w:sz="0" w:space="0" w:color="auto"/>
                <w:left w:val="none" w:sz="0" w:space="0" w:color="auto"/>
                <w:bottom w:val="none" w:sz="0" w:space="0" w:color="auto"/>
                <w:right w:val="none" w:sz="0" w:space="0" w:color="auto"/>
              </w:divBdr>
              <w:divsChild>
                <w:div w:id="15482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011793">
      <w:bodyDiv w:val="1"/>
      <w:marLeft w:val="0"/>
      <w:marRight w:val="0"/>
      <w:marTop w:val="0"/>
      <w:marBottom w:val="0"/>
      <w:divBdr>
        <w:top w:val="none" w:sz="0" w:space="0" w:color="auto"/>
        <w:left w:val="none" w:sz="0" w:space="0" w:color="auto"/>
        <w:bottom w:val="none" w:sz="0" w:space="0" w:color="auto"/>
        <w:right w:val="none" w:sz="0" w:space="0" w:color="auto"/>
      </w:divBdr>
      <w:divsChild>
        <w:div w:id="54740270">
          <w:marLeft w:val="0"/>
          <w:marRight w:val="0"/>
          <w:marTop w:val="0"/>
          <w:marBottom w:val="0"/>
          <w:divBdr>
            <w:top w:val="none" w:sz="0" w:space="0" w:color="auto"/>
            <w:left w:val="none" w:sz="0" w:space="0" w:color="auto"/>
            <w:bottom w:val="none" w:sz="0" w:space="0" w:color="auto"/>
            <w:right w:val="none" w:sz="0" w:space="0" w:color="auto"/>
          </w:divBdr>
          <w:divsChild>
            <w:div w:id="2057967998">
              <w:marLeft w:val="0"/>
              <w:marRight w:val="0"/>
              <w:marTop w:val="0"/>
              <w:marBottom w:val="0"/>
              <w:divBdr>
                <w:top w:val="none" w:sz="0" w:space="0" w:color="auto"/>
                <w:left w:val="none" w:sz="0" w:space="0" w:color="auto"/>
                <w:bottom w:val="none" w:sz="0" w:space="0" w:color="auto"/>
                <w:right w:val="none" w:sz="0" w:space="0" w:color="auto"/>
              </w:divBdr>
              <w:divsChild>
                <w:div w:id="7363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276665">
      <w:bodyDiv w:val="1"/>
      <w:marLeft w:val="0"/>
      <w:marRight w:val="0"/>
      <w:marTop w:val="0"/>
      <w:marBottom w:val="0"/>
      <w:divBdr>
        <w:top w:val="none" w:sz="0" w:space="0" w:color="auto"/>
        <w:left w:val="none" w:sz="0" w:space="0" w:color="auto"/>
        <w:bottom w:val="none" w:sz="0" w:space="0" w:color="auto"/>
        <w:right w:val="none" w:sz="0" w:space="0" w:color="auto"/>
      </w:divBdr>
    </w:div>
    <w:div w:id="508177215">
      <w:bodyDiv w:val="1"/>
      <w:marLeft w:val="0"/>
      <w:marRight w:val="0"/>
      <w:marTop w:val="0"/>
      <w:marBottom w:val="0"/>
      <w:divBdr>
        <w:top w:val="none" w:sz="0" w:space="0" w:color="auto"/>
        <w:left w:val="none" w:sz="0" w:space="0" w:color="auto"/>
        <w:bottom w:val="none" w:sz="0" w:space="0" w:color="auto"/>
        <w:right w:val="none" w:sz="0" w:space="0" w:color="auto"/>
      </w:divBdr>
    </w:div>
    <w:div w:id="790437141">
      <w:bodyDiv w:val="1"/>
      <w:marLeft w:val="0"/>
      <w:marRight w:val="0"/>
      <w:marTop w:val="0"/>
      <w:marBottom w:val="0"/>
      <w:divBdr>
        <w:top w:val="none" w:sz="0" w:space="0" w:color="auto"/>
        <w:left w:val="none" w:sz="0" w:space="0" w:color="auto"/>
        <w:bottom w:val="none" w:sz="0" w:space="0" w:color="auto"/>
        <w:right w:val="none" w:sz="0" w:space="0" w:color="auto"/>
      </w:divBdr>
    </w:div>
    <w:div w:id="1025133767">
      <w:bodyDiv w:val="1"/>
      <w:marLeft w:val="0"/>
      <w:marRight w:val="0"/>
      <w:marTop w:val="0"/>
      <w:marBottom w:val="0"/>
      <w:divBdr>
        <w:top w:val="none" w:sz="0" w:space="0" w:color="auto"/>
        <w:left w:val="none" w:sz="0" w:space="0" w:color="auto"/>
        <w:bottom w:val="none" w:sz="0" w:space="0" w:color="auto"/>
        <w:right w:val="none" w:sz="0" w:space="0" w:color="auto"/>
      </w:divBdr>
      <w:divsChild>
        <w:div w:id="1408960644">
          <w:marLeft w:val="0"/>
          <w:marRight w:val="0"/>
          <w:marTop w:val="0"/>
          <w:marBottom w:val="0"/>
          <w:divBdr>
            <w:top w:val="none" w:sz="0" w:space="0" w:color="auto"/>
            <w:left w:val="none" w:sz="0" w:space="0" w:color="auto"/>
            <w:bottom w:val="none" w:sz="0" w:space="0" w:color="auto"/>
            <w:right w:val="none" w:sz="0" w:space="0" w:color="auto"/>
          </w:divBdr>
          <w:divsChild>
            <w:div w:id="634334467">
              <w:marLeft w:val="0"/>
              <w:marRight w:val="0"/>
              <w:marTop w:val="0"/>
              <w:marBottom w:val="0"/>
              <w:divBdr>
                <w:top w:val="none" w:sz="0" w:space="0" w:color="auto"/>
                <w:left w:val="none" w:sz="0" w:space="0" w:color="auto"/>
                <w:bottom w:val="none" w:sz="0" w:space="0" w:color="auto"/>
                <w:right w:val="none" w:sz="0" w:space="0" w:color="auto"/>
              </w:divBdr>
              <w:divsChild>
                <w:div w:id="1993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585648">
      <w:bodyDiv w:val="1"/>
      <w:marLeft w:val="0"/>
      <w:marRight w:val="0"/>
      <w:marTop w:val="0"/>
      <w:marBottom w:val="0"/>
      <w:divBdr>
        <w:top w:val="none" w:sz="0" w:space="0" w:color="auto"/>
        <w:left w:val="none" w:sz="0" w:space="0" w:color="auto"/>
        <w:bottom w:val="none" w:sz="0" w:space="0" w:color="auto"/>
        <w:right w:val="none" w:sz="0" w:space="0" w:color="auto"/>
      </w:divBdr>
    </w:div>
    <w:div w:id="1167600491">
      <w:bodyDiv w:val="1"/>
      <w:marLeft w:val="0"/>
      <w:marRight w:val="0"/>
      <w:marTop w:val="0"/>
      <w:marBottom w:val="0"/>
      <w:divBdr>
        <w:top w:val="none" w:sz="0" w:space="0" w:color="auto"/>
        <w:left w:val="none" w:sz="0" w:space="0" w:color="auto"/>
        <w:bottom w:val="none" w:sz="0" w:space="0" w:color="auto"/>
        <w:right w:val="none" w:sz="0" w:space="0" w:color="auto"/>
      </w:divBdr>
    </w:div>
    <w:div w:id="1217014581">
      <w:bodyDiv w:val="1"/>
      <w:marLeft w:val="0"/>
      <w:marRight w:val="0"/>
      <w:marTop w:val="0"/>
      <w:marBottom w:val="0"/>
      <w:divBdr>
        <w:top w:val="none" w:sz="0" w:space="0" w:color="auto"/>
        <w:left w:val="none" w:sz="0" w:space="0" w:color="auto"/>
        <w:bottom w:val="none" w:sz="0" w:space="0" w:color="auto"/>
        <w:right w:val="none" w:sz="0" w:space="0" w:color="auto"/>
      </w:divBdr>
      <w:divsChild>
        <w:div w:id="1974215728">
          <w:marLeft w:val="0"/>
          <w:marRight w:val="0"/>
          <w:marTop w:val="0"/>
          <w:marBottom w:val="0"/>
          <w:divBdr>
            <w:top w:val="none" w:sz="0" w:space="0" w:color="auto"/>
            <w:left w:val="none" w:sz="0" w:space="0" w:color="auto"/>
            <w:bottom w:val="none" w:sz="0" w:space="0" w:color="auto"/>
            <w:right w:val="none" w:sz="0" w:space="0" w:color="auto"/>
          </w:divBdr>
          <w:divsChild>
            <w:div w:id="1220944488">
              <w:marLeft w:val="0"/>
              <w:marRight w:val="0"/>
              <w:marTop w:val="0"/>
              <w:marBottom w:val="0"/>
              <w:divBdr>
                <w:top w:val="none" w:sz="0" w:space="0" w:color="auto"/>
                <w:left w:val="none" w:sz="0" w:space="0" w:color="auto"/>
                <w:bottom w:val="none" w:sz="0" w:space="0" w:color="auto"/>
                <w:right w:val="none" w:sz="0" w:space="0" w:color="auto"/>
              </w:divBdr>
              <w:divsChild>
                <w:div w:id="11425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545593">
      <w:bodyDiv w:val="1"/>
      <w:marLeft w:val="0"/>
      <w:marRight w:val="0"/>
      <w:marTop w:val="0"/>
      <w:marBottom w:val="0"/>
      <w:divBdr>
        <w:top w:val="none" w:sz="0" w:space="0" w:color="auto"/>
        <w:left w:val="none" w:sz="0" w:space="0" w:color="auto"/>
        <w:bottom w:val="none" w:sz="0" w:space="0" w:color="auto"/>
        <w:right w:val="none" w:sz="0" w:space="0" w:color="auto"/>
      </w:divBdr>
    </w:div>
    <w:div w:id="1543977639">
      <w:bodyDiv w:val="1"/>
      <w:marLeft w:val="0"/>
      <w:marRight w:val="0"/>
      <w:marTop w:val="0"/>
      <w:marBottom w:val="0"/>
      <w:divBdr>
        <w:top w:val="none" w:sz="0" w:space="0" w:color="auto"/>
        <w:left w:val="none" w:sz="0" w:space="0" w:color="auto"/>
        <w:bottom w:val="none" w:sz="0" w:space="0" w:color="auto"/>
        <w:right w:val="none" w:sz="0" w:space="0" w:color="auto"/>
      </w:divBdr>
      <w:divsChild>
        <w:div w:id="1173187270">
          <w:marLeft w:val="0"/>
          <w:marRight w:val="0"/>
          <w:marTop w:val="0"/>
          <w:marBottom w:val="0"/>
          <w:divBdr>
            <w:top w:val="none" w:sz="0" w:space="0" w:color="auto"/>
            <w:left w:val="none" w:sz="0" w:space="0" w:color="auto"/>
            <w:bottom w:val="none" w:sz="0" w:space="0" w:color="auto"/>
            <w:right w:val="none" w:sz="0" w:space="0" w:color="auto"/>
          </w:divBdr>
          <w:divsChild>
            <w:div w:id="132214160">
              <w:marLeft w:val="0"/>
              <w:marRight w:val="0"/>
              <w:marTop w:val="0"/>
              <w:marBottom w:val="0"/>
              <w:divBdr>
                <w:top w:val="none" w:sz="0" w:space="0" w:color="auto"/>
                <w:left w:val="none" w:sz="0" w:space="0" w:color="auto"/>
                <w:bottom w:val="none" w:sz="0" w:space="0" w:color="auto"/>
                <w:right w:val="none" w:sz="0" w:space="0" w:color="auto"/>
              </w:divBdr>
              <w:divsChild>
                <w:div w:id="138825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884981">
      <w:bodyDiv w:val="1"/>
      <w:marLeft w:val="0"/>
      <w:marRight w:val="0"/>
      <w:marTop w:val="0"/>
      <w:marBottom w:val="0"/>
      <w:divBdr>
        <w:top w:val="none" w:sz="0" w:space="0" w:color="auto"/>
        <w:left w:val="none" w:sz="0" w:space="0" w:color="auto"/>
        <w:bottom w:val="none" w:sz="0" w:space="0" w:color="auto"/>
        <w:right w:val="none" w:sz="0" w:space="0" w:color="auto"/>
      </w:divBdr>
    </w:div>
    <w:div w:id="1574192553">
      <w:bodyDiv w:val="1"/>
      <w:marLeft w:val="0"/>
      <w:marRight w:val="0"/>
      <w:marTop w:val="0"/>
      <w:marBottom w:val="0"/>
      <w:divBdr>
        <w:top w:val="none" w:sz="0" w:space="0" w:color="auto"/>
        <w:left w:val="none" w:sz="0" w:space="0" w:color="auto"/>
        <w:bottom w:val="none" w:sz="0" w:space="0" w:color="auto"/>
        <w:right w:val="none" w:sz="0" w:space="0" w:color="auto"/>
      </w:divBdr>
    </w:div>
    <w:div w:id="1605769744">
      <w:bodyDiv w:val="1"/>
      <w:marLeft w:val="0"/>
      <w:marRight w:val="0"/>
      <w:marTop w:val="0"/>
      <w:marBottom w:val="0"/>
      <w:divBdr>
        <w:top w:val="none" w:sz="0" w:space="0" w:color="auto"/>
        <w:left w:val="none" w:sz="0" w:space="0" w:color="auto"/>
        <w:bottom w:val="none" w:sz="0" w:space="0" w:color="auto"/>
        <w:right w:val="none" w:sz="0" w:space="0" w:color="auto"/>
      </w:divBdr>
    </w:div>
    <w:div w:id="209243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oleObject" Target="embeddings/oleObject1.bin" Id="rId39" /><Relationship Type="http://schemas.openxmlformats.org/officeDocument/2006/relationships/image" Target="media/image9.png" Id="rId21" /><Relationship Type="http://schemas.openxmlformats.org/officeDocument/2006/relationships/hyperlink" Target="https://htlkrems3500-my.sharepoint.com/personal/f_schneider_htlkrems_at/Documents/Schule/ITPA/Ergonomie.docx" TargetMode="External" Id="rId34" /><Relationship Type="http://schemas.openxmlformats.org/officeDocument/2006/relationships/oleObject" Target="embeddings/oleObject2.bin" Id="rId42" /><Relationship Type="http://schemas.openxmlformats.org/officeDocument/2006/relationships/fontTable" Target="fontTable.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7.png" Id="rId29" /><Relationship Type="http://schemas.openxmlformats.org/officeDocument/2006/relationships/image" Target="media/image1.png" Id="rId11"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image" Target="media/image23.png" Id="rId37" /><Relationship Type="http://schemas.openxmlformats.org/officeDocument/2006/relationships/image" Target="media/image25.tmp" Id="rId40" /><Relationship Type="http://schemas.openxmlformats.org/officeDocument/2006/relationships/image" Target="media/image29.png" Id="rId45"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jpeg" Id="rId28" /><Relationship Type="http://schemas.openxmlformats.org/officeDocument/2006/relationships/image" Target="media/image22.png" Id="rId36" /><Relationship Type="http://schemas.openxmlformats.org/officeDocument/2006/relationships/theme" Target="theme/theme1.xml" Id="rId49"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image" Target="media/image19.jpeg" Id="rId31" /><Relationship Type="http://schemas.openxmlformats.org/officeDocument/2006/relationships/image" Target="media/image28.pn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image" Target="media/image15.jpeg" Id="rId27" /><Relationship Type="http://schemas.openxmlformats.org/officeDocument/2006/relationships/image" Target="media/image18.png" Id="rId30" /><Relationship Type="http://schemas.openxmlformats.org/officeDocument/2006/relationships/chart" Target="charts/chart1.xml" Id="rId35" /><Relationship Type="http://schemas.openxmlformats.org/officeDocument/2006/relationships/image" Target="media/image27.png" Id="rId43" /><Relationship Type="http://schemas.microsoft.com/office/2011/relationships/people" Target="people.xml" Id="rId48"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image" Target="media/image5.png" Id="rId17" /><Relationship Type="http://schemas.openxmlformats.org/officeDocument/2006/relationships/image" Target="media/image13.jpeg" Id="rId25" /><Relationship Type="http://schemas.openxmlformats.org/officeDocument/2006/relationships/image" Target="media/image21.jpeg" Id="rId33" /><Relationship Type="http://schemas.openxmlformats.org/officeDocument/2006/relationships/image" Target="media/image24.emf" Id="rId38" /><Relationship Type="http://schemas.openxmlformats.org/officeDocument/2006/relationships/header" Target="header1.xml" Id="rId46" /><Relationship Type="http://schemas.openxmlformats.org/officeDocument/2006/relationships/image" Target="media/image8.png" Id="rId20" /><Relationship Type="http://schemas.openxmlformats.org/officeDocument/2006/relationships/image" Target="media/image26.emf" Id="rId41" /><Relationship Type="http://schemas.openxmlformats.org/officeDocument/2006/relationships/customXml" Target="../customXml/item1.xml" Id="rId1" /><Relationship Type="http://schemas.openxmlformats.org/officeDocument/2006/relationships/styles" Target="styles.xml" Id="rId6" /></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1: Fixkosten</c:v>
                </c:pt>
              </c:strCache>
            </c:strRef>
          </c:tx>
          <c:spPr>
            <a:ln w="28575" cap="rnd">
              <a:solidFill>
                <a:schemeClr val="accent1"/>
              </a:solidFill>
              <a:round/>
            </a:ln>
            <a:effectLst/>
          </c:spPr>
          <c:marker>
            <c:symbol val="none"/>
          </c:marker>
          <c:cat>
            <c:numRef>
              <c:f>Tabelle1!$A$2:$A$3</c:f>
              <c:numCache>
                <c:formatCode>General</c:formatCode>
                <c:ptCount val="2"/>
              </c:numCache>
            </c:numRef>
          </c:cat>
          <c:val>
            <c:numRef>
              <c:f>Tabelle1!$B$2:$B$3</c:f>
              <c:numCache>
                <c:formatCode>#,##0.00</c:formatCode>
                <c:ptCount val="2"/>
                <c:pt idx="0">
                  <c:v>4573.71</c:v>
                </c:pt>
                <c:pt idx="1">
                  <c:v>4573.71</c:v>
                </c:pt>
              </c:numCache>
            </c:numRef>
          </c:val>
          <c:smooth val="0"/>
          <c:extLst>
            <c:ext xmlns:c16="http://schemas.microsoft.com/office/drawing/2014/chart" uri="{C3380CC4-5D6E-409C-BE32-E72D297353CC}">
              <c16:uniqueId val="{00000000-EB9F-411A-BB34-CE971696FFB6}"/>
            </c:ext>
          </c:extLst>
        </c:ser>
        <c:ser>
          <c:idx val="1"/>
          <c:order val="1"/>
          <c:tx>
            <c:strRef>
              <c:f>Tabelle1!$C$1</c:f>
              <c:strCache>
                <c:ptCount val="1"/>
                <c:pt idx="0">
                  <c:v>1: Gesamtkosten</c:v>
                </c:pt>
              </c:strCache>
            </c:strRef>
          </c:tx>
          <c:spPr>
            <a:ln w="28575" cap="rnd">
              <a:solidFill>
                <a:schemeClr val="accent2"/>
              </a:solidFill>
              <a:round/>
            </a:ln>
            <a:effectLst/>
          </c:spPr>
          <c:marker>
            <c:symbol val="none"/>
          </c:marker>
          <c:cat>
            <c:numRef>
              <c:f>Tabelle1!$A$2:$A$3</c:f>
              <c:numCache>
                <c:formatCode>General</c:formatCode>
                <c:ptCount val="2"/>
              </c:numCache>
            </c:numRef>
          </c:cat>
          <c:val>
            <c:numRef>
              <c:f>Tabelle1!$C$2:$C$3</c:f>
              <c:numCache>
                <c:formatCode>General</c:formatCode>
                <c:ptCount val="2"/>
                <c:pt idx="0" formatCode="#,##0.00">
                  <c:v>4573.71</c:v>
                </c:pt>
                <c:pt idx="1">
                  <c:v>8908.7099999999991</c:v>
                </c:pt>
              </c:numCache>
            </c:numRef>
          </c:val>
          <c:smooth val="0"/>
          <c:extLst>
            <c:ext xmlns:c16="http://schemas.microsoft.com/office/drawing/2014/chart" uri="{C3380CC4-5D6E-409C-BE32-E72D297353CC}">
              <c16:uniqueId val="{00000001-EB9F-411A-BB34-CE971696FFB6}"/>
            </c:ext>
          </c:extLst>
        </c:ser>
        <c:ser>
          <c:idx val="2"/>
          <c:order val="2"/>
          <c:tx>
            <c:strRef>
              <c:f>Tabelle1!$D$1</c:f>
              <c:strCache>
                <c:ptCount val="1"/>
                <c:pt idx="0">
                  <c:v>2: Fixkosten</c:v>
                </c:pt>
              </c:strCache>
            </c:strRef>
          </c:tx>
          <c:spPr>
            <a:ln w="28575" cap="rnd">
              <a:solidFill>
                <a:schemeClr val="accent3"/>
              </a:solidFill>
              <a:round/>
            </a:ln>
            <a:effectLst/>
          </c:spPr>
          <c:marker>
            <c:symbol val="none"/>
          </c:marker>
          <c:cat>
            <c:numRef>
              <c:f>Tabelle1!$A$2:$A$3</c:f>
              <c:numCache>
                <c:formatCode>General</c:formatCode>
                <c:ptCount val="2"/>
              </c:numCache>
            </c:numRef>
          </c:cat>
          <c:val>
            <c:numRef>
              <c:f>Tabelle1!$D$2:$D$3</c:f>
              <c:numCache>
                <c:formatCode>General</c:formatCode>
                <c:ptCount val="2"/>
                <c:pt idx="0">
                  <c:v>4977.51</c:v>
                </c:pt>
                <c:pt idx="1">
                  <c:v>4977.51</c:v>
                </c:pt>
              </c:numCache>
            </c:numRef>
          </c:val>
          <c:smooth val="0"/>
          <c:extLst>
            <c:ext xmlns:c16="http://schemas.microsoft.com/office/drawing/2014/chart" uri="{C3380CC4-5D6E-409C-BE32-E72D297353CC}">
              <c16:uniqueId val="{00000004-EB9F-411A-BB34-CE971696FFB6}"/>
            </c:ext>
          </c:extLst>
        </c:ser>
        <c:ser>
          <c:idx val="3"/>
          <c:order val="3"/>
          <c:tx>
            <c:strRef>
              <c:f>Tabelle1!$E$1</c:f>
              <c:strCache>
                <c:ptCount val="1"/>
                <c:pt idx="0">
                  <c:v>2: Gesamtkosten</c:v>
                </c:pt>
              </c:strCache>
            </c:strRef>
          </c:tx>
          <c:spPr>
            <a:ln w="28575" cap="rnd">
              <a:solidFill>
                <a:schemeClr val="accent4"/>
              </a:solidFill>
              <a:round/>
            </a:ln>
            <a:effectLst/>
          </c:spPr>
          <c:marker>
            <c:symbol val="none"/>
          </c:marker>
          <c:cat>
            <c:numRef>
              <c:f>Tabelle1!$A$2:$A$3</c:f>
              <c:numCache>
                <c:formatCode>General</c:formatCode>
                <c:ptCount val="2"/>
              </c:numCache>
            </c:numRef>
          </c:cat>
          <c:val>
            <c:numRef>
              <c:f>Tabelle1!$E$2:$E$3</c:f>
              <c:numCache>
                <c:formatCode>General</c:formatCode>
                <c:ptCount val="2"/>
                <c:pt idx="0">
                  <c:v>4977.51</c:v>
                </c:pt>
                <c:pt idx="1">
                  <c:v>8547.51</c:v>
                </c:pt>
              </c:numCache>
            </c:numRef>
          </c:val>
          <c:smooth val="0"/>
          <c:extLst>
            <c:ext xmlns:c16="http://schemas.microsoft.com/office/drawing/2014/chart" uri="{C3380CC4-5D6E-409C-BE32-E72D297353CC}">
              <c16:uniqueId val="{00000005-EB9F-411A-BB34-CE971696FFB6}"/>
            </c:ext>
          </c:extLst>
        </c:ser>
        <c:dLbls>
          <c:showLegendKey val="0"/>
          <c:showVal val="0"/>
          <c:showCatName val="0"/>
          <c:showSerName val="0"/>
          <c:showPercent val="0"/>
          <c:showBubbleSize val="0"/>
        </c:dLbls>
        <c:smooth val="0"/>
        <c:axId val="2123909648"/>
        <c:axId val="2123912560"/>
      </c:lineChart>
      <c:catAx>
        <c:axId val="2123909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23912560"/>
        <c:crosses val="autoZero"/>
        <c:auto val="1"/>
        <c:lblAlgn val="ctr"/>
        <c:lblOffset val="100"/>
        <c:noMultiLvlLbl val="0"/>
      </c:catAx>
      <c:valAx>
        <c:axId val="21239125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23909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F9DB50CE41697479CB0F5D1D81BE9E9" ma:contentTypeVersion="0" ma:contentTypeDescription="Ein neues Dokument erstellen." ma:contentTypeScope="" ma:versionID="556db5ee702f3f09c500799115529aef">
  <xsd:schema xmlns:xsd="http://www.w3.org/2001/XMLSchema" xmlns:xs="http://www.w3.org/2001/XMLSchema" xmlns:p="http://schemas.microsoft.com/office/2006/metadata/properties" targetNamespace="http://schemas.microsoft.com/office/2006/metadata/properties" ma:root="true" ma:fieldsID="8c96a1500b55a331f0d0926ba64a97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D656C2-3638-4011-AE7B-E7A382AFB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EACFCD4-0637-4E3A-B15D-0FBED9FB96BC}">
  <ds:schemaRefs>
    <ds:schemaRef ds:uri="http://schemas.microsoft.com/sharepoint/v3/contenttype/forms"/>
  </ds:schemaRefs>
</ds:datastoreItem>
</file>

<file path=customXml/itemProps3.xml><?xml version="1.0" encoding="utf-8"?>
<ds:datastoreItem xmlns:ds="http://schemas.openxmlformats.org/officeDocument/2006/customXml" ds:itemID="{1168DA10-8077-4E9D-81EB-E54A7FD7805D}">
  <ds:schemaRefs>
    <ds:schemaRef ds:uri="http://schemas.openxmlformats.org/officeDocument/2006/bibliography"/>
  </ds:schemaRefs>
</ds:datastoreItem>
</file>

<file path=customXml/itemProps4.xml><?xml version="1.0" encoding="utf-8"?>
<ds:datastoreItem xmlns:ds="http://schemas.openxmlformats.org/officeDocument/2006/customXml" ds:itemID="{E3C5DC43-361C-4824-9FF6-0242BE0F6B4F}">
  <ds:schemaRefs>
    <ds:schemaRef ds:uri="http://schemas.microsoft.com/office/2006/documentManagement/types"/>
    <ds:schemaRef ds:uri="http://purl.org/dc/terms/"/>
    <ds:schemaRef ds:uri="http://schemas.microsoft.com/office/2006/metadata/properties"/>
    <ds:schemaRef ds:uri="http://schemas.microsoft.com/office/infopath/2007/PartnerControls"/>
    <ds:schemaRef ds:uri="http://purl.org/dc/dcmitype/"/>
    <ds:schemaRef ds:uri="http://www.w3.org/XML/1998/namespace"/>
    <ds:schemaRef ds:uri="http://purl.org/dc/elements/1.1/"/>
    <ds:schemaRef ds:uri="http://schemas.openxmlformats.org/package/2006/metadata/core-propertie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SYTx_Protokoll_Vorlage</dc:title>
  <dc:subject/>
  <dc:creator/>
  <keywords/>
  <dc:description/>
  <lastModifiedBy>Schneider Felix Christian</lastModifiedBy>
  <revision>896</revision>
  <dcterms:created xsi:type="dcterms:W3CDTF">2014-03-20T22:43:00.0000000Z</dcterms:created>
  <dcterms:modified xsi:type="dcterms:W3CDTF">2024-04-09T07:16:05.9229548Z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0x0101001F9DB50CE41697479CB0F5D1D81BE9E9</vt:lpwstr>
  </property>
</Properties>
</file>